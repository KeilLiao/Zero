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1CE" w:rsidRDefault="004321CE" w:rsidP="006F3CF5">
      <w:pPr>
        <w:autoSpaceDE w:val="0"/>
        <w:autoSpaceDN w:val="0"/>
        <w:adjustRightInd w:val="0"/>
        <w:jc w:val="center"/>
        <w:rPr>
          <w:rFonts w:ascii="宋体" w:hAnsi="宋体" w:cs="TT29o00"/>
          <w:kern w:val="0"/>
          <w:sz w:val="36"/>
          <w:szCs w:val="36"/>
        </w:rPr>
      </w:pPr>
    </w:p>
    <w:p w:rsidR="004321CE" w:rsidRDefault="004321CE" w:rsidP="006F3CF5">
      <w:pPr>
        <w:autoSpaceDE w:val="0"/>
        <w:autoSpaceDN w:val="0"/>
        <w:adjustRightInd w:val="0"/>
        <w:jc w:val="center"/>
        <w:rPr>
          <w:rFonts w:ascii="宋体" w:hAnsi="宋体" w:cs="TT29o00"/>
          <w:kern w:val="0"/>
          <w:sz w:val="36"/>
          <w:szCs w:val="36"/>
        </w:rPr>
      </w:pPr>
    </w:p>
    <w:p w:rsidR="007D19B6" w:rsidRDefault="007D19B6" w:rsidP="007D19B6">
      <w:pPr>
        <w:autoSpaceDE w:val="0"/>
        <w:autoSpaceDN w:val="0"/>
        <w:adjustRightInd w:val="0"/>
        <w:jc w:val="center"/>
        <w:rPr>
          <w:rFonts w:ascii="宋体" w:hAnsi="宋体" w:cs="TT29o00"/>
          <w:kern w:val="0"/>
          <w:sz w:val="52"/>
          <w:szCs w:val="52"/>
        </w:rPr>
      </w:pPr>
      <w:r w:rsidRPr="007D19B6">
        <w:rPr>
          <w:rFonts w:ascii="宋体" w:hAnsi="宋体" w:cs="TT29o00" w:hint="eastAsia"/>
          <w:kern w:val="0"/>
          <w:sz w:val="52"/>
          <w:szCs w:val="52"/>
        </w:rPr>
        <w:t>母线监测系统产品化</w:t>
      </w:r>
    </w:p>
    <w:p w:rsidR="00B2022C" w:rsidRPr="00D9418A" w:rsidRDefault="007D19B6" w:rsidP="007D19B6">
      <w:pPr>
        <w:autoSpaceDE w:val="0"/>
        <w:autoSpaceDN w:val="0"/>
        <w:adjustRightInd w:val="0"/>
        <w:jc w:val="center"/>
        <w:rPr>
          <w:rFonts w:ascii="宋体" w:hAnsi="宋体" w:cs="TT29o00"/>
          <w:kern w:val="0"/>
          <w:sz w:val="52"/>
          <w:szCs w:val="52"/>
        </w:rPr>
      </w:pPr>
      <w:r w:rsidRPr="007D19B6">
        <w:rPr>
          <w:rFonts w:ascii="宋体" w:hAnsi="宋体" w:cs="TT29o00" w:hint="eastAsia"/>
          <w:kern w:val="0"/>
          <w:sz w:val="52"/>
          <w:szCs w:val="52"/>
        </w:rPr>
        <w:t>设计方案</w:t>
      </w: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3C3C73" w:rsidP="00F20EF7">
      <w:pPr>
        <w:autoSpaceDE w:val="0"/>
        <w:autoSpaceDN w:val="0"/>
        <w:adjustRightInd w:val="0"/>
        <w:jc w:val="center"/>
        <w:rPr>
          <w:rFonts w:ascii="宋体" w:hAnsi="宋体" w:cs="TT29o00"/>
          <w:kern w:val="0"/>
          <w:sz w:val="30"/>
          <w:szCs w:val="30"/>
        </w:rPr>
      </w:pPr>
      <w:r>
        <w:rPr>
          <w:noProof/>
        </w:rPr>
        <w:drawing>
          <wp:anchor distT="0" distB="0" distL="114300" distR="114300" simplePos="0" relativeHeight="251646976" behindDoc="0" locked="0" layoutInCell="1" allowOverlap="1">
            <wp:simplePos x="0" y="0"/>
            <wp:positionH relativeFrom="column">
              <wp:posOffset>1400810</wp:posOffset>
            </wp:positionH>
            <wp:positionV relativeFrom="paragraph">
              <wp:posOffset>99695</wp:posOffset>
            </wp:positionV>
            <wp:extent cx="1249045" cy="1394460"/>
            <wp:effectExtent l="19050" t="0" r="8255" b="0"/>
            <wp:wrapNone/>
            <wp:docPr id="95" name="图片 95" descr="http://www.cnhuawei.com/imageRepository/6a1e7717-a98f-4a0d-89a9-bae34135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cnhuawei.com/imageRepository/6a1e7717-a98f-4a0d-89a9-bae34135c0d3.jpg"/>
                    <pic:cNvPicPr>
                      <a:picLocks noChangeAspect="1" noChangeArrowheads="1"/>
                    </pic:cNvPicPr>
                  </pic:nvPicPr>
                  <pic:blipFill>
                    <a:blip r:embed="rId8" r:link="rId9" cstate="print"/>
                    <a:srcRect l="3082" t="24124" r="81071" b="13269"/>
                    <a:stretch>
                      <a:fillRect/>
                    </a:stretch>
                  </pic:blipFill>
                  <pic:spPr bwMode="auto">
                    <a:xfrm>
                      <a:off x="0" y="0"/>
                      <a:ext cx="1249045" cy="1394460"/>
                    </a:xfrm>
                    <a:prstGeom prst="rect">
                      <a:avLst/>
                    </a:prstGeom>
                    <a:noFill/>
                    <a:ln w="9525">
                      <a:noFill/>
                      <a:miter lim="800000"/>
                      <a:headEnd/>
                      <a:tailEnd/>
                    </a:ln>
                  </pic:spPr>
                </pic:pic>
              </a:graphicData>
            </a:graphic>
          </wp:anchor>
        </w:drawing>
      </w:r>
      <w:r>
        <w:rPr>
          <w:noProof/>
        </w:rPr>
        <w:drawing>
          <wp:anchor distT="0" distB="0" distL="114300" distR="114300" simplePos="0" relativeHeight="251645952" behindDoc="0" locked="0" layoutInCell="1" allowOverlap="1">
            <wp:simplePos x="0" y="0"/>
            <wp:positionH relativeFrom="column">
              <wp:posOffset>2834640</wp:posOffset>
            </wp:positionH>
            <wp:positionV relativeFrom="paragraph">
              <wp:posOffset>99695</wp:posOffset>
            </wp:positionV>
            <wp:extent cx="1478915" cy="1359535"/>
            <wp:effectExtent l="19050" t="0" r="6985" b="0"/>
            <wp:wrapNone/>
            <wp:docPr id="94" name="图片 94" descr="http://c.hiphotos.baidu.com/baike/w%3D268%3Bg%3D0/sign=cf3f2de4153853438ccf8027ab28d743/0e2442a7d933c8952b5646f3d41373f082020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hiphotos.baidu.com/baike/w%3D268%3Bg%3D0/sign=cf3f2de4153853438ccf8027ab28d743/0e2442a7d933c8952b5646f3d41373f08202000a.jpg"/>
                    <pic:cNvPicPr>
                      <a:picLocks noChangeAspect="1" noChangeArrowheads="1"/>
                    </pic:cNvPicPr>
                  </pic:nvPicPr>
                  <pic:blipFill>
                    <a:blip r:embed="rId10" r:link="rId11" cstate="print"/>
                    <a:srcRect t="4054" b="4054"/>
                    <a:stretch>
                      <a:fillRect/>
                    </a:stretch>
                  </pic:blipFill>
                  <pic:spPr bwMode="auto">
                    <a:xfrm>
                      <a:off x="0" y="0"/>
                      <a:ext cx="1478915" cy="1359535"/>
                    </a:xfrm>
                    <a:prstGeom prst="rect">
                      <a:avLst/>
                    </a:prstGeom>
                    <a:noFill/>
                    <a:ln w="9525">
                      <a:noFill/>
                      <a:miter lim="800000"/>
                      <a:headEnd/>
                      <a:tailEnd/>
                    </a:ln>
                  </pic:spPr>
                </pic:pic>
              </a:graphicData>
            </a:graphic>
          </wp:anchor>
        </w:drawing>
      </w: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4321CE">
      <w:pPr>
        <w:autoSpaceDE w:val="0"/>
        <w:autoSpaceDN w:val="0"/>
        <w:adjustRightInd w:val="0"/>
        <w:jc w:val="center"/>
        <w:rPr>
          <w:rFonts w:ascii="宋体" w:hAnsi="宋体" w:cs="TT29o00"/>
          <w:kern w:val="0"/>
          <w:sz w:val="30"/>
          <w:szCs w:val="30"/>
        </w:rPr>
      </w:pPr>
      <w:r w:rsidRPr="004321CE">
        <w:rPr>
          <w:rFonts w:ascii="宋体" w:hAnsi="宋体" w:cs="TT29o00" w:hint="eastAsia"/>
          <w:kern w:val="0"/>
          <w:sz w:val="30"/>
          <w:szCs w:val="30"/>
        </w:rPr>
        <w:t>天源华威集团有限公司</w:t>
      </w:r>
    </w:p>
    <w:p w:rsidR="004321CE" w:rsidRDefault="004321CE" w:rsidP="004321CE">
      <w:pPr>
        <w:autoSpaceDE w:val="0"/>
        <w:autoSpaceDN w:val="0"/>
        <w:adjustRightInd w:val="0"/>
        <w:jc w:val="center"/>
        <w:rPr>
          <w:rFonts w:ascii="宋体" w:hAnsi="宋体" w:cs="TT29o00"/>
          <w:kern w:val="0"/>
          <w:sz w:val="30"/>
          <w:szCs w:val="30"/>
        </w:rPr>
      </w:pPr>
      <w:r>
        <w:rPr>
          <w:rFonts w:ascii="宋体" w:hAnsi="宋体" w:cs="TT29o00" w:hint="eastAsia"/>
          <w:kern w:val="0"/>
          <w:sz w:val="30"/>
          <w:szCs w:val="30"/>
        </w:rPr>
        <w:t>哈尔滨工业大学</w:t>
      </w:r>
    </w:p>
    <w:p w:rsidR="00F20EF7" w:rsidRPr="00F20EF7" w:rsidRDefault="004321CE" w:rsidP="004321CE">
      <w:pPr>
        <w:autoSpaceDE w:val="0"/>
        <w:autoSpaceDN w:val="0"/>
        <w:adjustRightInd w:val="0"/>
        <w:jc w:val="center"/>
        <w:rPr>
          <w:sz w:val="32"/>
          <w:szCs w:val="32"/>
        </w:rPr>
      </w:pPr>
      <w:r>
        <w:rPr>
          <w:rFonts w:ascii="宋体" w:hAnsi="宋体" w:cs="TT29o00" w:hint="eastAsia"/>
          <w:kern w:val="0"/>
          <w:sz w:val="30"/>
          <w:szCs w:val="30"/>
        </w:rPr>
        <w:t>201</w:t>
      </w:r>
      <w:r w:rsidR="007D19B6">
        <w:rPr>
          <w:rFonts w:ascii="宋体" w:hAnsi="宋体" w:cs="TT29o00" w:hint="eastAsia"/>
          <w:kern w:val="0"/>
          <w:sz w:val="30"/>
          <w:szCs w:val="30"/>
        </w:rPr>
        <w:t>7</w:t>
      </w:r>
      <w:r>
        <w:rPr>
          <w:rFonts w:ascii="宋体" w:hAnsi="宋体" w:cs="TT29o00" w:hint="eastAsia"/>
          <w:kern w:val="0"/>
          <w:sz w:val="30"/>
          <w:szCs w:val="30"/>
        </w:rPr>
        <w:t>年</w:t>
      </w:r>
      <w:r w:rsidR="007D19B6">
        <w:rPr>
          <w:rFonts w:ascii="宋体" w:hAnsi="宋体" w:cs="TT29o00" w:hint="eastAsia"/>
          <w:kern w:val="0"/>
          <w:sz w:val="30"/>
          <w:szCs w:val="30"/>
        </w:rPr>
        <w:t>8</w:t>
      </w:r>
      <w:r>
        <w:rPr>
          <w:rFonts w:ascii="宋体" w:hAnsi="宋体" w:cs="TT29o00" w:hint="eastAsia"/>
          <w:kern w:val="0"/>
          <w:sz w:val="30"/>
          <w:szCs w:val="30"/>
        </w:rPr>
        <w:t>月</w:t>
      </w:r>
      <w:r w:rsidR="00F20EF7">
        <w:rPr>
          <w:rFonts w:ascii="宋体" w:hAnsi="宋体" w:cs="TT29o00"/>
          <w:kern w:val="0"/>
          <w:sz w:val="30"/>
          <w:szCs w:val="30"/>
        </w:rPr>
        <w:br w:type="page"/>
      </w:r>
      <w:r w:rsidR="00F20EF7" w:rsidRPr="00F20EF7">
        <w:rPr>
          <w:sz w:val="32"/>
          <w:szCs w:val="32"/>
          <w:lang w:val="zh-CN"/>
        </w:rPr>
        <w:lastRenderedPageBreak/>
        <w:t>目</w:t>
      </w:r>
      <w:r w:rsidR="00F20EF7" w:rsidRPr="00F20EF7">
        <w:rPr>
          <w:rFonts w:hint="eastAsia"/>
          <w:sz w:val="32"/>
          <w:szCs w:val="32"/>
          <w:lang w:val="zh-CN"/>
        </w:rPr>
        <w:t xml:space="preserve">  </w:t>
      </w:r>
      <w:r w:rsidR="00F20EF7" w:rsidRPr="00F20EF7">
        <w:rPr>
          <w:sz w:val="32"/>
          <w:szCs w:val="32"/>
          <w:lang w:val="zh-CN"/>
        </w:rPr>
        <w:t>录</w:t>
      </w:r>
    </w:p>
    <w:p w:rsidR="00FA22AD" w:rsidRDefault="0048206A">
      <w:pPr>
        <w:pStyle w:val="10"/>
        <w:tabs>
          <w:tab w:val="right" w:leader="dot" w:pos="8296"/>
        </w:tabs>
        <w:rPr>
          <w:rFonts w:asciiTheme="minorHAnsi" w:eastAsiaTheme="minorEastAsia" w:hAnsiTheme="minorHAnsi" w:cstheme="minorBidi"/>
          <w:noProof/>
          <w:kern w:val="2"/>
          <w:sz w:val="21"/>
        </w:rPr>
      </w:pPr>
      <w:r>
        <w:fldChar w:fldCharType="begin"/>
      </w:r>
      <w:r w:rsidR="00F20EF7">
        <w:instrText xml:space="preserve"> TOC \o "1-3" \h \z \u </w:instrText>
      </w:r>
      <w:r>
        <w:fldChar w:fldCharType="separate"/>
      </w:r>
      <w:hyperlink w:anchor="_Toc490319159" w:history="1">
        <w:r w:rsidR="00FA22AD" w:rsidRPr="0053024A">
          <w:rPr>
            <w:rStyle w:val="a6"/>
            <w:rFonts w:ascii="黑体" w:eastAsia="黑体" w:hAnsi="黑体"/>
            <w:noProof/>
          </w:rPr>
          <w:t>1.</w:t>
        </w:r>
        <w:r w:rsidR="00FA22AD" w:rsidRPr="0053024A">
          <w:rPr>
            <w:rStyle w:val="a6"/>
            <w:rFonts w:ascii="黑体" w:eastAsia="黑体" w:hAnsi="黑体" w:hint="eastAsia"/>
            <w:noProof/>
          </w:rPr>
          <w:t>适用范围</w:t>
        </w:r>
        <w:r w:rsidR="00FA22AD">
          <w:rPr>
            <w:noProof/>
            <w:webHidden/>
          </w:rPr>
          <w:tab/>
        </w:r>
        <w:r w:rsidR="00FA22AD">
          <w:rPr>
            <w:noProof/>
            <w:webHidden/>
          </w:rPr>
          <w:fldChar w:fldCharType="begin"/>
        </w:r>
        <w:r w:rsidR="00FA22AD">
          <w:rPr>
            <w:noProof/>
            <w:webHidden/>
          </w:rPr>
          <w:instrText xml:space="preserve"> PAGEREF _Toc490319159 \h </w:instrText>
        </w:r>
        <w:r w:rsidR="00FA22AD">
          <w:rPr>
            <w:noProof/>
            <w:webHidden/>
          </w:rPr>
        </w:r>
        <w:r w:rsidR="00FA22AD">
          <w:rPr>
            <w:noProof/>
            <w:webHidden/>
          </w:rPr>
          <w:fldChar w:fldCharType="separate"/>
        </w:r>
        <w:r w:rsidR="00FA22AD">
          <w:rPr>
            <w:noProof/>
            <w:webHidden/>
          </w:rPr>
          <w:t>3</w:t>
        </w:r>
        <w:r w:rsidR="00FA22AD">
          <w:rPr>
            <w:noProof/>
            <w:webHidden/>
          </w:rPr>
          <w:fldChar w:fldCharType="end"/>
        </w:r>
      </w:hyperlink>
    </w:p>
    <w:p w:rsidR="00FA22AD" w:rsidRDefault="00811C7A">
      <w:pPr>
        <w:pStyle w:val="10"/>
        <w:tabs>
          <w:tab w:val="right" w:leader="dot" w:pos="8296"/>
        </w:tabs>
        <w:rPr>
          <w:rFonts w:asciiTheme="minorHAnsi" w:eastAsiaTheme="minorEastAsia" w:hAnsiTheme="minorHAnsi" w:cstheme="minorBidi"/>
          <w:noProof/>
          <w:kern w:val="2"/>
          <w:sz w:val="21"/>
        </w:rPr>
      </w:pPr>
      <w:hyperlink w:anchor="_Toc490319160" w:history="1">
        <w:r w:rsidR="00FA22AD" w:rsidRPr="0053024A">
          <w:rPr>
            <w:rStyle w:val="a6"/>
            <w:rFonts w:ascii="黑体" w:eastAsia="黑体" w:hAnsi="黑体"/>
            <w:noProof/>
          </w:rPr>
          <w:t>2.</w:t>
        </w:r>
        <w:r w:rsidR="00FA22AD" w:rsidRPr="0053024A">
          <w:rPr>
            <w:rStyle w:val="a6"/>
            <w:rFonts w:ascii="黑体" w:eastAsia="黑体" w:hAnsi="黑体" w:hint="eastAsia"/>
            <w:noProof/>
          </w:rPr>
          <w:t>系统要求</w:t>
        </w:r>
        <w:r w:rsidR="00FA22AD">
          <w:rPr>
            <w:noProof/>
            <w:webHidden/>
          </w:rPr>
          <w:tab/>
        </w:r>
        <w:r w:rsidR="00FA22AD">
          <w:rPr>
            <w:noProof/>
            <w:webHidden/>
          </w:rPr>
          <w:fldChar w:fldCharType="begin"/>
        </w:r>
        <w:r w:rsidR="00FA22AD">
          <w:rPr>
            <w:noProof/>
            <w:webHidden/>
          </w:rPr>
          <w:instrText xml:space="preserve"> PAGEREF _Toc490319160 \h </w:instrText>
        </w:r>
        <w:r w:rsidR="00FA22AD">
          <w:rPr>
            <w:noProof/>
            <w:webHidden/>
          </w:rPr>
        </w:r>
        <w:r w:rsidR="00FA22AD">
          <w:rPr>
            <w:noProof/>
            <w:webHidden/>
          </w:rPr>
          <w:fldChar w:fldCharType="separate"/>
        </w:r>
        <w:r w:rsidR="00FA22AD">
          <w:rPr>
            <w:noProof/>
            <w:webHidden/>
          </w:rPr>
          <w:t>4</w:t>
        </w:r>
        <w:r w:rsidR="00FA22AD">
          <w:rPr>
            <w:noProof/>
            <w:webHidden/>
          </w:rPr>
          <w:fldChar w:fldCharType="end"/>
        </w:r>
      </w:hyperlink>
    </w:p>
    <w:p w:rsidR="00FA22AD" w:rsidRDefault="00811C7A">
      <w:pPr>
        <w:pStyle w:val="20"/>
        <w:tabs>
          <w:tab w:val="right" w:leader="dot" w:pos="8296"/>
        </w:tabs>
        <w:rPr>
          <w:rFonts w:asciiTheme="minorHAnsi" w:eastAsiaTheme="minorEastAsia" w:hAnsiTheme="minorHAnsi" w:cstheme="minorBidi"/>
          <w:noProof/>
          <w:kern w:val="2"/>
          <w:sz w:val="21"/>
        </w:rPr>
      </w:pPr>
      <w:hyperlink w:anchor="_Toc490319161" w:history="1">
        <w:r w:rsidR="00FA22AD" w:rsidRPr="0053024A">
          <w:rPr>
            <w:rStyle w:val="a6"/>
            <w:rFonts w:ascii="黑体" w:eastAsia="黑体" w:hAnsi="黑体"/>
            <w:noProof/>
          </w:rPr>
          <w:t xml:space="preserve">2.1 </w:t>
        </w:r>
        <w:r w:rsidR="00FA22AD" w:rsidRPr="0053024A">
          <w:rPr>
            <w:rStyle w:val="a6"/>
            <w:rFonts w:ascii="黑体" w:eastAsia="黑体" w:hAnsi="黑体" w:hint="eastAsia"/>
            <w:noProof/>
          </w:rPr>
          <w:t>功能概述</w:t>
        </w:r>
        <w:r w:rsidR="00FA22AD">
          <w:rPr>
            <w:noProof/>
            <w:webHidden/>
          </w:rPr>
          <w:tab/>
        </w:r>
        <w:r w:rsidR="00FA22AD">
          <w:rPr>
            <w:noProof/>
            <w:webHidden/>
          </w:rPr>
          <w:fldChar w:fldCharType="begin"/>
        </w:r>
        <w:r w:rsidR="00FA22AD">
          <w:rPr>
            <w:noProof/>
            <w:webHidden/>
          </w:rPr>
          <w:instrText xml:space="preserve"> PAGEREF _Toc490319161 \h </w:instrText>
        </w:r>
        <w:r w:rsidR="00FA22AD">
          <w:rPr>
            <w:noProof/>
            <w:webHidden/>
          </w:rPr>
        </w:r>
        <w:r w:rsidR="00FA22AD">
          <w:rPr>
            <w:noProof/>
            <w:webHidden/>
          </w:rPr>
          <w:fldChar w:fldCharType="separate"/>
        </w:r>
        <w:r w:rsidR="00FA22AD">
          <w:rPr>
            <w:noProof/>
            <w:webHidden/>
          </w:rPr>
          <w:t>4</w:t>
        </w:r>
        <w:r w:rsidR="00FA22AD">
          <w:rPr>
            <w:noProof/>
            <w:webHidden/>
          </w:rPr>
          <w:fldChar w:fldCharType="end"/>
        </w:r>
      </w:hyperlink>
    </w:p>
    <w:p w:rsidR="00FA22AD" w:rsidRDefault="00811C7A">
      <w:pPr>
        <w:pStyle w:val="20"/>
        <w:tabs>
          <w:tab w:val="right" w:leader="dot" w:pos="8296"/>
        </w:tabs>
        <w:rPr>
          <w:rFonts w:asciiTheme="minorHAnsi" w:eastAsiaTheme="minorEastAsia" w:hAnsiTheme="minorHAnsi" w:cstheme="minorBidi"/>
          <w:noProof/>
          <w:kern w:val="2"/>
          <w:sz w:val="21"/>
        </w:rPr>
      </w:pPr>
      <w:hyperlink w:anchor="_Toc490319162" w:history="1">
        <w:r w:rsidR="00FA22AD" w:rsidRPr="0053024A">
          <w:rPr>
            <w:rStyle w:val="a6"/>
            <w:rFonts w:ascii="黑体" w:eastAsia="黑体" w:hAnsi="黑体"/>
            <w:noProof/>
          </w:rPr>
          <w:t xml:space="preserve">2.2 </w:t>
        </w:r>
        <w:r w:rsidR="00FA22AD" w:rsidRPr="0053024A">
          <w:rPr>
            <w:rStyle w:val="a6"/>
            <w:rFonts w:ascii="黑体" w:eastAsia="黑体" w:hAnsi="黑体" w:hint="eastAsia"/>
            <w:noProof/>
          </w:rPr>
          <w:t>母线监测系统的拓扑结构</w:t>
        </w:r>
        <w:r w:rsidR="00FA22AD">
          <w:rPr>
            <w:noProof/>
            <w:webHidden/>
          </w:rPr>
          <w:tab/>
        </w:r>
        <w:r w:rsidR="00FA22AD">
          <w:rPr>
            <w:noProof/>
            <w:webHidden/>
          </w:rPr>
          <w:fldChar w:fldCharType="begin"/>
        </w:r>
        <w:r w:rsidR="00FA22AD">
          <w:rPr>
            <w:noProof/>
            <w:webHidden/>
          </w:rPr>
          <w:instrText xml:space="preserve"> PAGEREF _Toc490319162 \h </w:instrText>
        </w:r>
        <w:r w:rsidR="00FA22AD">
          <w:rPr>
            <w:noProof/>
            <w:webHidden/>
          </w:rPr>
        </w:r>
        <w:r w:rsidR="00FA22AD">
          <w:rPr>
            <w:noProof/>
            <w:webHidden/>
          </w:rPr>
          <w:fldChar w:fldCharType="separate"/>
        </w:r>
        <w:r w:rsidR="00FA22AD">
          <w:rPr>
            <w:noProof/>
            <w:webHidden/>
          </w:rPr>
          <w:t>4</w:t>
        </w:r>
        <w:r w:rsidR="00FA22AD">
          <w:rPr>
            <w:noProof/>
            <w:webHidden/>
          </w:rPr>
          <w:fldChar w:fldCharType="end"/>
        </w:r>
      </w:hyperlink>
    </w:p>
    <w:p w:rsidR="00FA22AD" w:rsidRDefault="00811C7A">
      <w:pPr>
        <w:pStyle w:val="30"/>
        <w:tabs>
          <w:tab w:val="right" w:leader="dot" w:pos="8296"/>
        </w:tabs>
        <w:rPr>
          <w:rFonts w:asciiTheme="minorHAnsi" w:eastAsiaTheme="minorEastAsia" w:hAnsiTheme="minorHAnsi" w:cstheme="minorBidi"/>
          <w:noProof/>
          <w:kern w:val="2"/>
          <w:sz w:val="21"/>
        </w:rPr>
      </w:pPr>
      <w:hyperlink w:anchor="_Toc490319163" w:history="1">
        <w:r w:rsidR="00FA22AD" w:rsidRPr="0053024A">
          <w:rPr>
            <w:rStyle w:val="a6"/>
            <w:rFonts w:ascii="黑体" w:eastAsia="黑体" w:hAnsi="黑体"/>
            <w:noProof/>
          </w:rPr>
          <w:t xml:space="preserve">2.2.1 </w:t>
        </w:r>
        <w:r w:rsidR="00FA22AD" w:rsidRPr="0053024A">
          <w:rPr>
            <w:rStyle w:val="a6"/>
            <w:rFonts w:ascii="黑体" w:eastAsia="黑体" w:hAnsi="黑体" w:hint="eastAsia"/>
            <w:noProof/>
          </w:rPr>
          <w:t>母线平层安装</w:t>
        </w:r>
        <w:r w:rsidR="00FA22AD" w:rsidRPr="0053024A">
          <w:rPr>
            <w:rStyle w:val="a6"/>
            <w:rFonts w:ascii="黑体" w:eastAsia="黑体" w:hAnsi="黑体"/>
            <w:noProof/>
          </w:rPr>
          <w:t>Zigbee</w:t>
        </w:r>
        <w:r w:rsidR="00FA22AD" w:rsidRPr="0053024A">
          <w:rPr>
            <w:rStyle w:val="a6"/>
            <w:rFonts w:ascii="黑体" w:eastAsia="黑体" w:hAnsi="黑体" w:hint="eastAsia"/>
            <w:noProof/>
          </w:rPr>
          <w:t>传输</w:t>
        </w:r>
        <w:r w:rsidR="00FA22AD">
          <w:rPr>
            <w:noProof/>
            <w:webHidden/>
          </w:rPr>
          <w:tab/>
        </w:r>
        <w:r w:rsidR="00FA22AD">
          <w:rPr>
            <w:noProof/>
            <w:webHidden/>
          </w:rPr>
          <w:fldChar w:fldCharType="begin"/>
        </w:r>
        <w:r w:rsidR="00FA22AD">
          <w:rPr>
            <w:noProof/>
            <w:webHidden/>
          </w:rPr>
          <w:instrText xml:space="preserve"> PAGEREF _Toc490319163 \h </w:instrText>
        </w:r>
        <w:r w:rsidR="00FA22AD">
          <w:rPr>
            <w:noProof/>
            <w:webHidden/>
          </w:rPr>
        </w:r>
        <w:r w:rsidR="00FA22AD">
          <w:rPr>
            <w:noProof/>
            <w:webHidden/>
          </w:rPr>
          <w:fldChar w:fldCharType="separate"/>
        </w:r>
        <w:r w:rsidR="00FA22AD">
          <w:rPr>
            <w:noProof/>
            <w:webHidden/>
          </w:rPr>
          <w:t>4</w:t>
        </w:r>
        <w:r w:rsidR="00FA22AD">
          <w:rPr>
            <w:noProof/>
            <w:webHidden/>
          </w:rPr>
          <w:fldChar w:fldCharType="end"/>
        </w:r>
      </w:hyperlink>
    </w:p>
    <w:p w:rsidR="00FA22AD" w:rsidRDefault="00811C7A">
      <w:pPr>
        <w:pStyle w:val="30"/>
        <w:tabs>
          <w:tab w:val="right" w:leader="dot" w:pos="8296"/>
        </w:tabs>
        <w:rPr>
          <w:rFonts w:asciiTheme="minorHAnsi" w:eastAsiaTheme="minorEastAsia" w:hAnsiTheme="minorHAnsi" w:cstheme="minorBidi"/>
          <w:noProof/>
          <w:kern w:val="2"/>
          <w:sz w:val="21"/>
        </w:rPr>
      </w:pPr>
      <w:hyperlink w:anchor="_Toc490319164" w:history="1">
        <w:r w:rsidR="00FA22AD" w:rsidRPr="0053024A">
          <w:rPr>
            <w:rStyle w:val="a6"/>
            <w:rFonts w:ascii="黑体" w:eastAsia="黑体" w:hAnsi="黑体"/>
            <w:noProof/>
          </w:rPr>
          <w:t xml:space="preserve">2.2.2 </w:t>
        </w:r>
        <w:r w:rsidR="00FA22AD" w:rsidRPr="0053024A">
          <w:rPr>
            <w:rStyle w:val="a6"/>
            <w:rFonts w:ascii="黑体" w:eastAsia="黑体" w:hAnsi="黑体" w:hint="eastAsia"/>
            <w:noProof/>
          </w:rPr>
          <w:t>母线平层安装</w:t>
        </w:r>
        <w:r w:rsidR="00FA22AD" w:rsidRPr="0053024A">
          <w:rPr>
            <w:rStyle w:val="a6"/>
            <w:rFonts w:ascii="黑体" w:eastAsia="黑体" w:hAnsi="黑体"/>
            <w:noProof/>
          </w:rPr>
          <w:t>RS485</w:t>
        </w:r>
        <w:r w:rsidR="00FA22AD" w:rsidRPr="0053024A">
          <w:rPr>
            <w:rStyle w:val="a6"/>
            <w:rFonts w:ascii="黑体" w:eastAsia="黑体" w:hAnsi="黑体" w:hint="eastAsia"/>
            <w:noProof/>
          </w:rPr>
          <w:t>有线传输</w:t>
        </w:r>
        <w:r w:rsidR="00FA22AD">
          <w:rPr>
            <w:noProof/>
            <w:webHidden/>
          </w:rPr>
          <w:tab/>
        </w:r>
        <w:r w:rsidR="00FA22AD">
          <w:rPr>
            <w:noProof/>
            <w:webHidden/>
          </w:rPr>
          <w:fldChar w:fldCharType="begin"/>
        </w:r>
        <w:r w:rsidR="00FA22AD">
          <w:rPr>
            <w:noProof/>
            <w:webHidden/>
          </w:rPr>
          <w:instrText xml:space="preserve"> PAGEREF _Toc490319164 \h </w:instrText>
        </w:r>
        <w:r w:rsidR="00FA22AD">
          <w:rPr>
            <w:noProof/>
            <w:webHidden/>
          </w:rPr>
        </w:r>
        <w:r w:rsidR="00FA22AD">
          <w:rPr>
            <w:noProof/>
            <w:webHidden/>
          </w:rPr>
          <w:fldChar w:fldCharType="separate"/>
        </w:r>
        <w:r w:rsidR="00FA22AD">
          <w:rPr>
            <w:noProof/>
            <w:webHidden/>
          </w:rPr>
          <w:t>5</w:t>
        </w:r>
        <w:r w:rsidR="00FA22AD">
          <w:rPr>
            <w:noProof/>
            <w:webHidden/>
          </w:rPr>
          <w:fldChar w:fldCharType="end"/>
        </w:r>
      </w:hyperlink>
    </w:p>
    <w:p w:rsidR="00FA22AD" w:rsidRDefault="00811C7A">
      <w:pPr>
        <w:pStyle w:val="30"/>
        <w:tabs>
          <w:tab w:val="right" w:leader="dot" w:pos="8296"/>
        </w:tabs>
        <w:rPr>
          <w:rFonts w:asciiTheme="minorHAnsi" w:eastAsiaTheme="minorEastAsia" w:hAnsiTheme="minorHAnsi" w:cstheme="minorBidi"/>
          <w:noProof/>
          <w:kern w:val="2"/>
          <w:sz w:val="21"/>
        </w:rPr>
      </w:pPr>
      <w:hyperlink w:anchor="_Toc490319165" w:history="1">
        <w:r w:rsidR="00FA22AD" w:rsidRPr="0053024A">
          <w:rPr>
            <w:rStyle w:val="a6"/>
            <w:rFonts w:ascii="黑体" w:eastAsia="黑体" w:hAnsi="黑体"/>
            <w:noProof/>
          </w:rPr>
          <w:t xml:space="preserve">2.2.3 </w:t>
        </w:r>
        <w:r w:rsidR="00FA22AD" w:rsidRPr="0053024A">
          <w:rPr>
            <w:rStyle w:val="a6"/>
            <w:rFonts w:ascii="黑体" w:eastAsia="黑体" w:hAnsi="黑体" w:hint="eastAsia"/>
            <w:noProof/>
          </w:rPr>
          <w:t>母线竖井安装</w:t>
        </w:r>
        <w:r w:rsidR="00FA22AD" w:rsidRPr="0053024A">
          <w:rPr>
            <w:rStyle w:val="a6"/>
            <w:rFonts w:ascii="黑体" w:eastAsia="黑体" w:hAnsi="黑体"/>
            <w:noProof/>
          </w:rPr>
          <w:t>PLC</w:t>
        </w:r>
        <w:r w:rsidR="00FA22AD" w:rsidRPr="0053024A">
          <w:rPr>
            <w:rStyle w:val="a6"/>
            <w:rFonts w:ascii="黑体" w:eastAsia="黑体" w:hAnsi="黑体" w:hint="eastAsia"/>
            <w:noProof/>
          </w:rPr>
          <w:t>传输</w:t>
        </w:r>
        <w:r w:rsidR="00FA22AD">
          <w:rPr>
            <w:noProof/>
            <w:webHidden/>
          </w:rPr>
          <w:tab/>
        </w:r>
        <w:r w:rsidR="00FA22AD">
          <w:rPr>
            <w:noProof/>
            <w:webHidden/>
          </w:rPr>
          <w:fldChar w:fldCharType="begin"/>
        </w:r>
        <w:r w:rsidR="00FA22AD">
          <w:rPr>
            <w:noProof/>
            <w:webHidden/>
          </w:rPr>
          <w:instrText xml:space="preserve"> PAGEREF _Toc490319165 \h </w:instrText>
        </w:r>
        <w:r w:rsidR="00FA22AD">
          <w:rPr>
            <w:noProof/>
            <w:webHidden/>
          </w:rPr>
        </w:r>
        <w:r w:rsidR="00FA22AD">
          <w:rPr>
            <w:noProof/>
            <w:webHidden/>
          </w:rPr>
          <w:fldChar w:fldCharType="separate"/>
        </w:r>
        <w:r w:rsidR="00FA22AD">
          <w:rPr>
            <w:noProof/>
            <w:webHidden/>
          </w:rPr>
          <w:t>7</w:t>
        </w:r>
        <w:r w:rsidR="00FA22AD">
          <w:rPr>
            <w:noProof/>
            <w:webHidden/>
          </w:rPr>
          <w:fldChar w:fldCharType="end"/>
        </w:r>
      </w:hyperlink>
    </w:p>
    <w:p w:rsidR="00FA22AD" w:rsidRDefault="00811C7A">
      <w:pPr>
        <w:pStyle w:val="30"/>
        <w:tabs>
          <w:tab w:val="right" w:leader="dot" w:pos="8296"/>
        </w:tabs>
        <w:rPr>
          <w:rFonts w:asciiTheme="minorHAnsi" w:eastAsiaTheme="minorEastAsia" w:hAnsiTheme="minorHAnsi" w:cstheme="minorBidi"/>
          <w:noProof/>
          <w:kern w:val="2"/>
          <w:sz w:val="21"/>
        </w:rPr>
      </w:pPr>
      <w:hyperlink w:anchor="_Toc490319166" w:history="1">
        <w:r w:rsidR="00FA22AD" w:rsidRPr="0053024A">
          <w:rPr>
            <w:rStyle w:val="a6"/>
            <w:rFonts w:ascii="黑体" w:eastAsia="黑体" w:hAnsi="黑体"/>
            <w:noProof/>
          </w:rPr>
          <w:t xml:space="preserve">2.2.4 </w:t>
        </w:r>
        <w:r w:rsidR="00FA22AD" w:rsidRPr="0053024A">
          <w:rPr>
            <w:rStyle w:val="a6"/>
            <w:rFonts w:ascii="黑体" w:eastAsia="黑体" w:hAnsi="黑体" w:hint="eastAsia"/>
            <w:noProof/>
          </w:rPr>
          <w:t>母线竖井安装</w:t>
        </w:r>
        <w:r w:rsidR="00FA22AD" w:rsidRPr="0053024A">
          <w:rPr>
            <w:rStyle w:val="a6"/>
            <w:rFonts w:ascii="黑体" w:eastAsia="黑体" w:hAnsi="黑体"/>
            <w:noProof/>
          </w:rPr>
          <w:t>RS485</w:t>
        </w:r>
        <w:r w:rsidR="00FA22AD" w:rsidRPr="0053024A">
          <w:rPr>
            <w:rStyle w:val="a6"/>
            <w:rFonts w:ascii="黑体" w:eastAsia="黑体" w:hAnsi="黑体" w:hint="eastAsia"/>
            <w:noProof/>
          </w:rPr>
          <w:t>传输</w:t>
        </w:r>
        <w:r w:rsidR="00FA22AD">
          <w:rPr>
            <w:noProof/>
            <w:webHidden/>
          </w:rPr>
          <w:tab/>
        </w:r>
        <w:r w:rsidR="00FA22AD">
          <w:rPr>
            <w:noProof/>
            <w:webHidden/>
          </w:rPr>
          <w:fldChar w:fldCharType="begin"/>
        </w:r>
        <w:r w:rsidR="00FA22AD">
          <w:rPr>
            <w:noProof/>
            <w:webHidden/>
          </w:rPr>
          <w:instrText xml:space="preserve"> PAGEREF _Toc490319166 \h </w:instrText>
        </w:r>
        <w:r w:rsidR="00FA22AD">
          <w:rPr>
            <w:noProof/>
            <w:webHidden/>
          </w:rPr>
        </w:r>
        <w:r w:rsidR="00FA22AD">
          <w:rPr>
            <w:noProof/>
            <w:webHidden/>
          </w:rPr>
          <w:fldChar w:fldCharType="separate"/>
        </w:r>
        <w:r w:rsidR="00FA22AD">
          <w:rPr>
            <w:noProof/>
            <w:webHidden/>
          </w:rPr>
          <w:t>8</w:t>
        </w:r>
        <w:r w:rsidR="00FA22AD">
          <w:rPr>
            <w:noProof/>
            <w:webHidden/>
          </w:rPr>
          <w:fldChar w:fldCharType="end"/>
        </w:r>
      </w:hyperlink>
    </w:p>
    <w:p w:rsidR="00FA22AD" w:rsidRDefault="00811C7A">
      <w:pPr>
        <w:pStyle w:val="20"/>
        <w:tabs>
          <w:tab w:val="right" w:leader="dot" w:pos="8296"/>
        </w:tabs>
        <w:rPr>
          <w:rFonts w:asciiTheme="minorHAnsi" w:eastAsiaTheme="minorEastAsia" w:hAnsiTheme="minorHAnsi" w:cstheme="minorBidi"/>
          <w:noProof/>
          <w:kern w:val="2"/>
          <w:sz w:val="21"/>
        </w:rPr>
      </w:pPr>
      <w:hyperlink w:anchor="_Toc490319167" w:history="1">
        <w:r w:rsidR="00FA22AD" w:rsidRPr="0053024A">
          <w:rPr>
            <w:rStyle w:val="a6"/>
            <w:rFonts w:ascii="黑体" w:eastAsia="黑体" w:hAnsi="黑体"/>
            <w:noProof/>
          </w:rPr>
          <w:t xml:space="preserve">2.3 </w:t>
        </w:r>
        <w:r w:rsidR="00FA22AD" w:rsidRPr="0053024A">
          <w:rPr>
            <w:rStyle w:val="a6"/>
            <w:rFonts w:ascii="黑体" w:eastAsia="黑体" w:hAnsi="黑体" w:hint="eastAsia"/>
            <w:noProof/>
          </w:rPr>
          <w:t>母线监测系统所需设备</w:t>
        </w:r>
        <w:r w:rsidR="00FA22AD">
          <w:rPr>
            <w:noProof/>
            <w:webHidden/>
          </w:rPr>
          <w:tab/>
        </w:r>
        <w:r w:rsidR="00FA22AD">
          <w:rPr>
            <w:noProof/>
            <w:webHidden/>
          </w:rPr>
          <w:fldChar w:fldCharType="begin"/>
        </w:r>
        <w:r w:rsidR="00FA22AD">
          <w:rPr>
            <w:noProof/>
            <w:webHidden/>
          </w:rPr>
          <w:instrText xml:space="preserve"> PAGEREF _Toc490319167 \h </w:instrText>
        </w:r>
        <w:r w:rsidR="00FA22AD">
          <w:rPr>
            <w:noProof/>
            <w:webHidden/>
          </w:rPr>
        </w:r>
        <w:r w:rsidR="00FA22AD">
          <w:rPr>
            <w:noProof/>
            <w:webHidden/>
          </w:rPr>
          <w:fldChar w:fldCharType="separate"/>
        </w:r>
        <w:r w:rsidR="00FA22AD">
          <w:rPr>
            <w:noProof/>
            <w:webHidden/>
          </w:rPr>
          <w:t>9</w:t>
        </w:r>
        <w:r w:rsidR="00FA22AD">
          <w:rPr>
            <w:noProof/>
            <w:webHidden/>
          </w:rPr>
          <w:fldChar w:fldCharType="end"/>
        </w:r>
      </w:hyperlink>
    </w:p>
    <w:p w:rsidR="00FA22AD" w:rsidRDefault="00811C7A">
      <w:pPr>
        <w:pStyle w:val="10"/>
        <w:tabs>
          <w:tab w:val="right" w:leader="dot" w:pos="8296"/>
        </w:tabs>
        <w:rPr>
          <w:rFonts w:asciiTheme="minorHAnsi" w:eastAsiaTheme="minorEastAsia" w:hAnsiTheme="minorHAnsi" w:cstheme="minorBidi"/>
          <w:noProof/>
          <w:kern w:val="2"/>
          <w:sz w:val="21"/>
        </w:rPr>
      </w:pPr>
      <w:hyperlink w:anchor="_Toc490319168" w:history="1">
        <w:r w:rsidR="00FA22AD" w:rsidRPr="0053024A">
          <w:rPr>
            <w:rStyle w:val="a6"/>
            <w:rFonts w:ascii="黑体" w:eastAsia="黑体" w:hAnsi="黑体"/>
            <w:noProof/>
          </w:rPr>
          <w:t>3.</w:t>
        </w:r>
        <w:r w:rsidR="00FA22AD" w:rsidRPr="0053024A">
          <w:rPr>
            <w:rStyle w:val="a6"/>
            <w:rFonts w:ascii="黑体" w:eastAsia="黑体" w:hAnsi="黑体" w:hint="eastAsia"/>
            <w:noProof/>
          </w:rPr>
          <w:t>产品设计</w:t>
        </w:r>
        <w:r w:rsidR="00FA22AD">
          <w:rPr>
            <w:noProof/>
            <w:webHidden/>
          </w:rPr>
          <w:tab/>
        </w:r>
        <w:r w:rsidR="00FA22AD">
          <w:rPr>
            <w:noProof/>
            <w:webHidden/>
          </w:rPr>
          <w:fldChar w:fldCharType="begin"/>
        </w:r>
        <w:r w:rsidR="00FA22AD">
          <w:rPr>
            <w:noProof/>
            <w:webHidden/>
          </w:rPr>
          <w:instrText xml:space="preserve"> PAGEREF _Toc490319168 \h </w:instrText>
        </w:r>
        <w:r w:rsidR="00FA22AD">
          <w:rPr>
            <w:noProof/>
            <w:webHidden/>
          </w:rPr>
        </w:r>
        <w:r w:rsidR="00FA22AD">
          <w:rPr>
            <w:noProof/>
            <w:webHidden/>
          </w:rPr>
          <w:fldChar w:fldCharType="separate"/>
        </w:r>
        <w:r w:rsidR="00FA22AD">
          <w:rPr>
            <w:noProof/>
            <w:webHidden/>
          </w:rPr>
          <w:t>10</w:t>
        </w:r>
        <w:r w:rsidR="00FA22AD">
          <w:rPr>
            <w:noProof/>
            <w:webHidden/>
          </w:rPr>
          <w:fldChar w:fldCharType="end"/>
        </w:r>
      </w:hyperlink>
    </w:p>
    <w:p w:rsidR="00FA22AD" w:rsidRDefault="00811C7A">
      <w:pPr>
        <w:pStyle w:val="20"/>
        <w:tabs>
          <w:tab w:val="right" w:leader="dot" w:pos="8296"/>
        </w:tabs>
        <w:rPr>
          <w:rFonts w:asciiTheme="minorHAnsi" w:eastAsiaTheme="minorEastAsia" w:hAnsiTheme="minorHAnsi" w:cstheme="minorBidi"/>
          <w:noProof/>
          <w:kern w:val="2"/>
          <w:sz w:val="21"/>
        </w:rPr>
      </w:pPr>
      <w:hyperlink w:anchor="_Toc490319169" w:history="1">
        <w:r w:rsidR="00FA22AD" w:rsidRPr="0053024A">
          <w:rPr>
            <w:rStyle w:val="a6"/>
            <w:rFonts w:ascii="黑体" w:eastAsia="黑体" w:hAnsi="黑体"/>
            <w:noProof/>
          </w:rPr>
          <w:t>3.1</w:t>
        </w:r>
        <w:r w:rsidR="00FA22AD" w:rsidRPr="0053024A">
          <w:rPr>
            <w:rStyle w:val="a6"/>
            <w:rFonts w:ascii="黑体" w:eastAsia="黑体" w:hAnsi="黑体" w:hint="eastAsia"/>
            <w:noProof/>
          </w:rPr>
          <w:t>产品外壳设计</w:t>
        </w:r>
        <w:r w:rsidR="00FA22AD">
          <w:rPr>
            <w:noProof/>
            <w:webHidden/>
          </w:rPr>
          <w:tab/>
        </w:r>
        <w:r w:rsidR="00FA22AD">
          <w:rPr>
            <w:noProof/>
            <w:webHidden/>
          </w:rPr>
          <w:fldChar w:fldCharType="begin"/>
        </w:r>
        <w:r w:rsidR="00FA22AD">
          <w:rPr>
            <w:noProof/>
            <w:webHidden/>
          </w:rPr>
          <w:instrText xml:space="preserve"> PAGEREF _Toc490319169 \h </w:instrText>
        </w:r>
        <w:r w:rsidR="00FA22AD">
          <w:rPr>
            <w:noProof/>
            <w:webHidden/>
          </w:rPr>
        </w:r>
        <w:r w:rsidR="00FA22AD">
          <w:rPr>
            <w:noProof/>
            <w:webHidden/>
          </w:rPr>
          <w:fldChar w:fldCharType="separate"/>
        </w:r>
        <w:r w:rsidR="00FA22AD">
          <w:rPr>
            <w:noProof/>
            <w:webHidden/>
          </w:rPr>
          <w:t>10</w:t>
        </w:r>
        <w:r w:rsidR="00FA22AD">
          <w:rPr>
            <w:noProof/>
            <w:webHidden/>
          </w:rPr>
          <w:fldChar w:fldCharType="end"/>
        </w:r>
      </w:hyperlink>
    </w:p>
    <w:p w:rsidR="00FA22AD" w:rsidRDefault="00811C7A">
      <w:pPr>
        <w:pStyle w:val="20"/>
        <w:tabs>
          <w:tab w:val="right" w:leader="dot" w:pos="8296"/>
        </w:tabs>
        <w:rPr>
          <w:rFonts w:asciiTheme="minorHAnsi" w:eastAsiaTheme="minorEastAsia" w:hAnsiTheme="minorHAnsi" w:cstheme="minorBidi"/>
          <w:noProof/>
          <w:kern w:val="2"/>
          <w:sz w:val="21"/>
        </w:rPr>
      </w:pPr>
      <w:hyperlink w:anchor="_Toc490319170" w:history="1">
        <w:r w:rsidR="00FA22AD" w:rsidRPr="0053024A">
          <w:rPr>
            <w:rStyle w:val="a6"/>
            <w:rFonts w:ascii="黑体" w:eastAsia="黑体" w:hAnsi="黑体"/>
            <w:noProof/>
          </w:rPr>
          <w:t>3.2</w:t>
        </w:r>
        <w:r w:rsidR="00FA22AD" w:rsidRPr="0053024A">
          <w:rPr>
            <w:rStyle w:val="a6"/>
            <w:rFonts w:ascii="黑体" w:eastAsia="黑体" w:hAnsi="黑体" w:hint="eastAsia"/>
            <w:noProof/>
          </w:rPr>
          <w:t>产品</w:t>
        </w:r>
        <w:r w:rsidR="00FA22AD" w:rsidRPr="0053024A">
          <w:rPr>
            <w:rStyle w:val="a6"/>
            <w:rFonts w:ascii="黑体" w:eastAsia="黑体" w:hAnsi="黑体"/>
            <w:noProof/>
          </w:rPr>
          <w:t>PCB</w:t>
        </w:r>
        <w:r w:rsidR="00FA22AD" w:rsidRPr="0053024A">
          <w:rPr>
            <w:rStyle w:val="a6"/>
            <w:rFonts w:ascii="黑体" w:eastAsia="黑体" w:hAnsi="黑体" w:hint="eastAsia"/>
            <w:noProof/>
          </w:rPr>
          <w:t>电路板设计</w:t>
        </w:r>
        <w:r w:rsidR="00FA22AD">
          <w:rPr>
            <w:noProof/>
            <w:webHidden/>
          </w:rPr>
          <w:tab/>
        </w:r>
        <w:r w:rsidR="00FA22AD">
          <w:rPr>
            <w:noProof/>
            <w:webHidden/>
          </w:rPr>
          <w:fldChar w:fldCharType="begin"/>
        </w:r>
        <w:r w:rsidR="00FA22AD">
          <w:rPr>
            <w:noProof/>
            <w:webHidden/>
          </w:rPr>
          <w:instrText xml:space="preserve"> PAGEREF _Toc490319170 \h </w:instrText>
        </w:r>
        <w:r w:rsidR="00FA22AD">
          <w:rPr>
            <w:noProof/>
            <w:webHidden/>
          </w:rPr>
        </w:r>
        <w:r w:rsidR="00FA22AD">
          <w:rPr>
            <w:noProof/>
            <w:webHidden/>
          </w:rPr>
          <w:fldChar w:fldCharType="separate"/>
        </w:r>
        <w:r w:rsidR="00FA22AD">
          <w:rPr>
            <w:noProof/>
            <w:webHidden/>
          </w:rPr>
          <w:t>10</w:t>
        </w:r>
        <w:r w:rsidR="00FA22AD">
          <w:rPr>
            <w:noProof/>
            <w:webHidden/>
          </w:rPr>
          <w:fldChar w:fldCharType="end"/>
        </w:r>
      </w:hyperlink>
    </w:p>
    <w:p w:rsidR="00FA22AD" w:rsidRDefault="00811C7A">
      <w:pPr>
        <w:pStyle w:val="20"/>
        <w:tabs>
          <w:tab w:val="right" w:leader="dot" w:pos="8296"/>
        </w:tabs>
        <w:rPr>
          <w:rFonts w:asciiTheme="minorHAnsi" w:eastAsiaTheme="minorEastAsia" w:hAnsiTheme="minorHAnsi" w:cstheme="minorBidi"/>
          <w:noProof/>
          <w:kern w:val="2"/>
          <w:sz w:val="21"/>
        </w:rPr>
      </w:pPr>
      <w:hyperlink w:anchor="_Toc490319171" w:history="1">
        <w:r w:rsidR="00FA22AD" w:rsidRPr="0053024A">
          <w:rPr>
            <w:rStyle w:val="a6"/>
            <w:rFonts w:ascii="黑体" w:eastAsia="黑体" w:hAnsi="黑体"/>
            <w:noProof/>
          </w:rPr>
          <w:t>3.3</w:t>
        </w:r>
        <w:r w:rsidR="00FA22AD" w:rsidRPr="0053024A">
          <w:rPr>
            <w:rStyle w:val="a6"/>
            <w:rFonts w:ascii="黑体" w:eastAsia="黑体" w:hAnsi="黑体" w:hint="eastAsia"/>
            <w:noProof/>
          </w:rPr>
          <w:t>产品温度传感器模块设计</w:t>
        </w:r>
        <w:r w:rsidR="00FA22AD">
          <w:rPr>
            <w:noProof/>
            <w:webHidden/>
          </w:rPr>
          <w:tab/>
        </w:r>
        <w:r w:rsidR="00FA22AD">
          <w:rPr>
            <w:noProof/>
            <w:webHidden/>
          </w:rPr>
          <w:fldChar w:fldCharType="begin"/>
        </w:r>
        <w:r w:rsidR="00FA22AD">
          <w:rPr>
            <w:noProof/>
            <w:webHidden/>
          </w:rPr>
          <w:instrText xml:space="preserve"> PAGEREF _Toc490319171 \h </w:instrText>
        </w:r>
        <w:r w:rsidR="00FA22AD">
          <w:rPr>
            <w:noProof/>
            <w:webHidden/>
          </w:rPr>
        </w:r>
        <w:r w:rsidR="00FA22AD">
          <w:rPr>
            <w:noProof/>
            <w:webHidden/>
          </w:rPr>
          <w:fldChar w:fldCharType="separate"/>
        </w:r>
        <w:r w:rsidR="00FA22AD">
          <w:rPr>
            <w:noProof/>
            <w:webHidden/>
          </w:rPr>
          <w:t>10</w:t>
        </w:r>
        <w:r w:rsidR="00FA22AD">
          <w:rPr>
            <w:noProof/>
            <w:webHidden/>
          </w:rPr>
          <w:fldChar w:fldCharType="end"/>
        </w:r>
      </w:hyperlink>
    </w:p>
    <w:p w:rsidR="00FA22AD" w:rsidRDefault="00811C7A">
      <w:pPr>
        <w:pStyle w:val="10"/>
        <w:tabs>
          <w:tab w:val="right" w:leader="dot" w:pos="8296"/>
        </w:tabs>
        <w:rPr>
          <w:rFonts w:asciiTheme="minorHAnsi" w:eastAsiaTheme="minorEastAsia" w:hAnsiTheme="minorHAnsi" w:cstheme="minorBidi"/>
          <w:noProof/>
          <w:kern w:val="2"/>
          <w:sz w:val="21"/>
        </w:rPr>
      </w:pPr>
      <w:hyperlink w:anchor="_Toc490319172" w:history="1">
        <w:r w:rsidR="00FA22AD" w:rsidRPr="0053024A">
          <w:rPr>
            <w:rStyle w:val="a6"/>
            <w:rFonts w:ascii="黑体" w:eastAsia="黑体" w:hAnsi="黑体"/>
            <w:noProof/>
          </w:rPr>
          <w:t>4.</w:t>
        </w:r>
        <w:r w:rsidR="00FA22AD" w:rsidRPr="0053024A">
          <w:rPr>
            <w:rStyle w:val="a6"/>
            <w:rFonts w:ascii="黑体" w:eastAsia="黑体" w:hAnsi="黑体" w:hint="eastAsia"/>
            <w:noProof/>
          </w:rPr>
          <w:t>监测软件优化</w:t>
        </w:r>
        <w:r w:rsidR="00FA22AD">
          <w:rPr>
            <w:noProof/>
            <w:webHidden/>
          </w:rPr>
          <w:tab/>
        </w:r>
        <w:r w:rsidR="00FA22AD">
          <w:rPr>
            <w:noProof/>
            <w:webHidden/>
          </w:rPr>
          <w:fldChar w:fldCharType="begin"/>
        </w:r>
        <w:r w:rsidR="00FA22AD">
          <w:rPr>
            <w:noProof/>
            <w:webHidden/>
          </w:rPr>
          <w:instrText xml:space="preserve"> PAGEREF _Toc490319172 \h </w:instrText>
        </w:r>
        <w:r w:rsidR="00FA22AD">
          <w:rPr>
            <w:noProof/>
            <w:webHidden/>
          </w:rPr>
        </w:r>
        <w:r w:rsidR="00FA22AD">
          <w:rPr>
            <w:noProof/>
            <w:webHidden/>
          </w:rPr>
          <w:fldChar w:fldCharType="separate"/>
        </w:r>
        <w:r w:rsidR="00FA22AD">
          <w:rPr>
            <w:noProof/>
            <w:webHidden/>
          </w:rPr>
          <w:t>12</w:t>
        </w:r>
        <w:r w:rsidR="00FA22AD">
          <w:rPr>
            <w:noProof/>
            <w:webHidden/>
          </w:rPr>
          <w:fldChar w:fldCharType="end"/>
        </w:r>
      </w:hyperlink>
    </w:p>
    <w:p w:rsidR="00FA22AD" w:rsidRDefault="00811C7A">
      <w:pPr>
        <w:pStyle w:val="10"/>
        <w:tabs>
          <w:tab w:val="right" w:leader="dot" w:pos="8296"/>
        </w:tabs>
        <w:rPr>
          <w:rFonts w:asciiTheme="minorHAnsi" w:eastAsiaTheme="minorEastAsia" w:hAnsiTheme="minorHAnsi" w:cstheme="minorBidi"/>
          <w:noProof/>
          <w:kern w:val="2"/>
          <w:sz w:val="21"/>
        </w:rPr>
      </w:pPr>
      <w:hyperlink w:anchor="_Toc490319173" w:history="1">
        <w:r w:rsidR="00FA22AD" w:rsidRPr="0053024A">
          <w:rPr>
            <w:rStyle w:val="a6"/>
            <w:rFonts w:ascii="黑体" w:eastAsia="黑体" w:hAnsi="黑体"/>
            <w:noProof/>
          </w:rPr>
          <w:t>5.</w:t>
        </w:r>
        <w:r w:rsidR="00FA22AD" w:rsidRPr="0053024A">
          <w:rPr>
            <w:rStyle w:val="a6"/>
            <w:rFonts w:ascii="黑体" w:eastAsia="黑体" w:hAnsi="黑体" w:hint="eastAsia"/>
            <w:noProof/>
          </w:rPr>
          <w:t>产品试验及企业标准制定</w:t>
        </w:r>
        <w:r w:rsidR="00FA22AD">
          <w:rPr>
            <w:noProof/>
            <w:webHidden/>
          </w:rPr>
          <w:tab/>
        </w:r>
        <w:r w:rsidR="00FA22AD">
          <w:rPr>
            <w:noProof/>
            <w:webHidden/>
          </w:rPr>
          <w:fldChar w:fldCharType="begin"/>
        </w:r>
        <w:r w:rsidR="00FA22AD">
          <w:rPr>
            <w:noProof/>
            <w:webHidden/>
          </w:rPr>
          <w:instrText xml:space="preserve"> PAGEREF _Toc490319173 \h </w:instrText>
        </w:r>
        <w:r w:rsidR="00FA22AD">
          <w:rPr>
            <w:noProof/>
            <w:webHidden/>
          </w:rPr>
        </w:r>
        <w:r w:rsidR="00FA22AD">
          <w:rPr>
            <w:noProof/>
            <w:webHidden/>
          </w:rPr>
          <w:fldChar w:fldCharType="separate"/>
        </w:r>
        <w:r w:rsidR="00FA22AD">
          <w:rPr>
            <w:noProof/>
            <w:webHidden/>
          </w:rPr>
          <w:t>13</w:t>
        </w:r>
        <w:r w:rsidR="00FA22AD">
          <w:rPr>
            <w:noProof/>
            <w:webHidden/>
          </w:rPr>
          <w:fldChar w:fldCharType="end"/>
        </w:r>
      </w:hyperlink>
    </w:p>
    <w:p w:rsidR="00FA22AD" w:rsidRDefault="00811C7A">
      <w:pPr>
        <w:pStyle w:val="20"/>
        <w:tabs>
          <w:tab w:val="right" w:leader="dot" w:pos="8296"/>
        </w:tabs>
        <w:rPr>
          <w:rFonts w:asciiTheme="minorHAnsi" w:eastAsiaTheme="minorEastAsia" w:hAnsiTheme="minorHAnsi" w:cstheme="minorBidi"/>
          <w:noProof/>
          <w:kern w:val="2"/>
          <w:sz w:val="21"/>
        </w:rPr>
      </w:pPr>
      <w:hyperlink w:anchor="_Toc490319174" w:history="1">
        <w:r w:rsidR="00FA22AD" w:rsidRPr="0053024A">
          <w:rPr>
            <w:rStyle w:val="a6"/>
            <w:rFonts w:ascii="黑体" w:eastAsia="黑体" w:hAnsi="黑体"/>
            <w:noProof/>
          </w:rPr>
          <w:t>5.1</w:t>
        </w:r>
        <w:r w:rsidR="00FA22AD" w:rsidRPr="0053024A">
          <w:rPr>
            <w:rStyle w:val="a6"/>
            <w:rFonts w:ascii="黑体" w:eastAsia="黑体" w:hAnsi="黑体" w:hint="eastAsia"/>
            <w:noProof/>
          </w:rPr>
          <w:t>产品试验大纲制定</w:t>
        </w:r>
        <w:r w:rsidR="00FA22AD">
          <w:rPr>
            <w:noProof/>
            <w:webHidden/>
          </w:rPr>
          <w:tab/>
        </w:r>
        <w:r w:rsidR="00FA22AD">
          <w:rPr>
            <w:noProof/>
            <w:webHidden/>
          </w:rPr>
          <w:fldChar w:fldCharType="begin"/>
        </w:r>
        <w:r w:rsidR="00FA22AD">
          <w:rPr>
            <w:noProof/>
            <w:webHidden/>
          </w:rPr>
          <w:instrText xml:space="preserve"> PAGEREF _Toc490319174 \h </w:instrText>
        </w:r>
        <w:r w:rsidR="00FA22AD">
          <w:rPr>
            <w:noProof/>
            <w:webHidden/>
          </w:rPr>
        </w:r>
        <w:r w:rsidR="00FA22AD">
          <w:rPr>
            <w:noProof/>
            <w:webHidden/>
          </w:rPr>
          <w:fldChar w:fldCharType="separate"/>
        </w:r>
        <w:r w:rsidR="00FA22AD">
          <w:rPr>
            <w:noProof/>
            <w:webHidden/>
          </w:rPr>
          <w:t>13</w:t>
        </w:r>
        <w:r w:rsidR="00FA22AD">
          <w:rPr>
            <w:noProof/>
            <w:webHidden/>
          </w:rPr>
          <w:fldChar w:fldCharType="end"/>
        </w:r>
      </w:hyperlink>
    </w:p>
    <w:p w:rsidR="00FA22AD" w:rsidRDefault="00811C7A">
      <w:pPr>
        <w:pStyle w:val="20"/>
        <w:tabs>
          <w:tab w:val="right" w:leader="dot" w:pos="8296"/>
        </w:tabs>
        <w:rPr>
          <w:rFonts w:asciiTheme="minorHAnsi" w:eastAsiaTheme="minorEastAsia" w:hAnsiTheme="minorHAnsi" w:cstheme="minorBidi"/>
          <w:noProof/>
          <w:kern w:val="2"/>
          <w:sz w:val="21"/>
        </w:rPr>
      </w:pPr>
      <w:hyperlink w:anchor="_Toc490319175" w:history="1">
        <w:r w:rsidR="00FA22AD" w:rsidRPr="0053024A">
          <w:rPr>
            <w:rStyle w:val="a6"/>
            <w:rFonts w:ascii="黑体" w:eastAsia="黑体" w:hAnsi="黑体"/>
            <w:noProof/>
          </w:rPr>
          <w:t>5.2</w:t>
        </w:r>
        <w:r w:rsidR="00FA22AD" w:rsidRPr="0053024A">
          <w:rPr>
            <w:rStyle w:val="a6"/>
            <w:rFonts w:ascii="黑体" w:eastAsia="黑体" w:hAnsi="黑体" w:hint="eastAsia"/>
            <w:noProof/>
          </w:rPr>
          <w:t>产品企业标准制定</w:t>
        </w:r>
        <w:r w:rsidR="00FA22AD">
          <w:rPr>
            <w:noProof/>
            <w:webHidden/>
          </w:rPr>
          <w:tab/>
        </w:r>
        <w:r w:rsidR="00FA22AD">
          <w:rPr>
            <w:noProof/>
            <w:webHidden/>
          </w:rPr>
          <w:fldChar w:fldCharType="begin"/>
        </w:r>
        <w:r w:rsidR="00FA22AD">
          <w:rPr>
            <w:noProof/>
            <w:webHidden/>
          </w:rPr>
          <w:instrText xml:space="preserve"> PAGEREF _Toc490319175 \h </w:instrText>
        </w:r>
        <w:r w:rsidR="00FA22AD">
          <w:rPr>
            <w:noProof/>
            <w:webHidden/>
          </w:rPr>
        </w:r>
        <w:r w:rsidR="00FA22AD">
          <w:rPr>
            <w:noProof/>
            <w:webHidden/>
          </w:rPr>
          <w:fldChar w:fldCharType="separate"/>
        </w:r>
        <w:r w:rsidR="00FA22AD">
          <w:rPr>
            <w:noProof/>
            <w:webHidden/>
          </w:rPr>
          <w:t>13</w:t>
        </w:r>
        <w:r w:rsidR="00FA22AD">
          <w:rPr>
            <w:noProof/>
            <w:webHidden/>
          </w:rPr>
          <w:fldChar w:fldCharType="end"/>
        </w:r>
      </w:hyperlink>
    </w:p>
    <w:p w:rsidR="00FA22AD" w:rsidRDefault="00811C7A">
      <w:pPr>
        <w:pStyle w:val="10"/>
        <w:tabs>
          <w:tab w:val="right" w:leader="dot" w:pos="8296"/>
        </w:tabs>
        <w:rPr>
          <w:rFonts w:asciiTheme="minorHAnsi" w:eastAsiaTheme="minorEastAsia" w:hAnsiTheme="minorHAnsi" w:cstheme="minorBidi"/>
          <w:noProof/>
          <w:kern w:val="2"/>
          <w:sz w:val="21"/>
        </w:rPr>
      </w:pPr>
      <w:hyperlink w:anchor="_Toc490319176" w:history="1">
        <w:r w:rsidR="00FA22AD" w:rsidRPr="0053024A">
          <w:rPr>
            <w:rStyle w:val="a6"/>
            <w:rFonts w:ascii="黑体" w:eastAsia="黑体" w:hAnsi="黑体"/>
            <w:noProof/>
          </w:rPr>
          <w:t>6.</w:t>
        </w:r>
        <w:r w:rsidR="00FA22AD" w:rsidRPr="0053024A">
          <w:rPr>
            <w:rStyle w:val="a6"/>
            <w:rFonts w:ascii="黑体" w:eastAsia="黑体" w:hAnsi="黑体" w:hint="eastAsia"/>
            <w:noProof/>
          </w:rPr>
          <w:t>产品化设计进度计划</w:t>
        </w:r>
        <w:r w:rsidR="00FA22AD">
          <w:rPr>
            <w:noProof/>
            <w:webHidden/>
          </w:rPr>
          <w:tab/>
        </w:r>
        <w:r w:rsidR="00FA22AD">
          <w:rPr>
            <w:noProof/>
            <w:webHidden/>
          </w:rPr>
          <w:fldChar w:fldCharType="begin"/>
        </w:r>
        <w:r w:rsidR="00FA22AD">
          <w:rPr>
            <w:noProof/>
            <w:webHidden/>
          </w:rPr>
          <w:instrText xml:space="preserve"> PAGEREF _Toc490319176 \h </w:instrText>
        </w:r>
        <w:r w:rsidR="00FA22AD">
          <w:rPr>
            <w:noProof/>
            <w:webHidden/>
          </w:rPr>
        </w:r>
        <w:r w:rsidR="00FA22AD">
          <w:rPr>
            <w:noProof/>
            <w:webHidden/>
          </w:rPr>
          <w:fldChar w:fldCharType="separate"/>
        </w:r>
        <w:r w:rsidR="00FA22AD">
          <w:rPr>
            <w:noProof/>
            <w:webHidden/>
          </w:rPr>
          <w:t>14</w:t>
        </w:r>
        <w:r w:rsidR="00FA22AD">
          <w:rPr>
            <w:noProof/>
            <w:webHidden/>
          </w:rPr>
          <w:fldChar w:fldCharType="end"/>
        </w:r>
      </w:hyperlink>
    </w:p>
    <w:p w:rsidR="00FA22AD" w:rsidRDefault="00811C7A">
      <w:pPr>
        <w:pStyle w:val="10"/>
        <w:tabs>
          <w:tab w:val="right" w:leader="dot" w:pos="8296"/>
        </w:tabs>
        <w:rPr>
          <w:rFonts w:asciiTheme="minorHAnsi" w:eastAsiaTheme="minorEastAsia" w:hAnsiTheme="minorHAnsi" w:cstheme="minorBidi"/>
          <w:noProof/>
          <w:kern w:val="2"/>
          <w:sz w:val="21"/>
        </w:rPr>
      </w:pPr>
      <w:hyperlink w:anchor="_Toc490319177" w:history="1">
        <w:r w:rsidR="00FA22AD" w:rsidRPr="0053024A">
          <w:rPr>
            <w:rStyle w:val="a6"/>
            <w:rFonts w:ascii="黑体" w:eastAsia="黑体" w:hAnsi="黑体"/>
            <w:noProof/>
          </w:rPr>
          <w:t>7.</w:t>
        </w:r>
        <w:r w:rsidR="00FA22AD" w:rsidRPr="0053024A">
          <w:rPr>
            <w:rStyle w:val="a6"/>
            <w:rFonts w:ascii="黑体" w:eastAsia="黑体" w:hAnsi="黑体" w:hint="eastAsia"/>
            <w:noProof/>
          </w:rPr>
          <w:t>产品化设计报价</w:t>
        </w:r>
        <w:r w:rsidR="00FA22AD">
          <w:rPr>
            <w:noProof/>
            <w:webHidden/>
          </w:rPr>
          <w:tab/>
        </w:r>
        <w:r w:rsidR="00FA22AD">
          <w:rPr>
            <w:noProof/>
            <w:webHidden/>
          </w:rPr>
          <w:fldChar w:fldCharType="begin"/>
        </w:r>
        <w:r w:rsidR="00FA22AD">
          <w:rPr>
            <w:noProof/>
            <w:webHidden/>
          </w:rPr>
          <w:instrText xml:space="preserve"> PAGEREF _Toc490319177 \h </w:instrText>
        </w:r>
        <w:r w:rsidR="00FA22AD">
          <w:rPr>
            <w:noProof/>
            <w:webHidden/>
          </w:rPr>
        </w:r>
        <w:r w:rsidR="00FA22AD">
          <w:rPr>
            <w:noProof/>
            <w:webHidden/>
          </w:rPr>
          <w:fldChar w:fldCharType="separate"/>
        </w:r>
        <w:r w:rsidR="00FA22AD">
          <w:rPr>
            <w:noProof/>
            <w:webHidden/>
          </w:rPr>
          <w:t>15</w:t>
        </w:r>
        <w:r w:rsidR="00FA22AD">
          <w:rPr>
            <w:noProof/>
            <w:webHidden/>
          </w:rPr>
          <w:fldChar w:fldCharType="end"/>
        </w:r>
      </w:hyperlink>
    </w:p>
    <w:p w:rsidR="00FA22AD" w:rsidRDefault="00811C7A">
      <w:pPr>
        <w:pStyle w:val="10"/>
        <w:tabs>
          <w:tab w:val="right" w:leader="dot" w:pos="8296"/>
        </w:tabs>
        <w:rPr>
          <w:rFonts w:asciiTheme="minorHAnsi" w:eastAsiaTheme="minorEastAsia" w:hAnsiTheme="minorHAnsi" w:cstheme="minorBidi"/>
          <w:noProof/>
          <w:kern w:val="2"/>
          <w:sz w:val="21"/>
        </w:rPr>
      </w:pPr>
      <w:hyperlink w:anchor="_Toc490319178" w:history="1">
        <w:r w:rsidR="00FA22AD" w:rsidRPr="0053024A">
          <w:rPr>
            <w:rStyle w:val="a6"/>
            <w:rFonts w:ascii="黑体" w:eastAsia="黑体" w:hAnsi="黑体"/>
            <w:noProof/>
          </w:rPr>
          <w:t>8.</w:t>
        </w:r>
        <w:r w:rsidR="00FA22AD" w:rsidRPr="0053024A">
          <w:rPr>
            <w:rStyle w:val="a6"/>
            <w:rFonts w:ascii="黑体" w:eastAsia="黑体" w:hAnsi="黑体" w:hint="eastAsia"/>
            <w:noProof/>
          </w:rPr>
          <w:t>方案评审意见</w:t>
        </w:r>
        <w:r w:rsidR="00FA22AD">
          <w:rPr>
            <w:noProof/>
            <w:webHidden/>
          </w:rPr>
          <w:tab/>
        </w:r>
        <w:r w:rsidR="00FA22AD">
          <w:rPr>
            <w:noProof/>
            <w:webHidden/>
          </w:rPr>
          <w:fldChar w:fldCharType="begin"/>
        </w:r>
        <w:r w:rsidR="00FA22AD">
          <w:rPr>
            <w:noProof/>
            <w:webHidden/>
          </w:rPr>
          <w:instrText xml:space="preserve"> PAGEREF _Toc490319178 \h </w:instrText>
        </w:r>
        <w:r w:rsidR="00FA22AD">
          <w:rPr>
            <w:noProof/>
            <w:webHidden/>
          </w:rPr>
        </w:r>
        <w:r w:rsidR="00FA22AD">
          <w:rPr>
            <w:noProof/>
            <w:webHidden/>
          </w:rPr>
          <w:fldChar w:fldCharType="separate"/>
        </w:r>
        <w:r w:rsidR="00FA22AD">
          <w:rPr>
            <w:noProof/>
            <w:webHidden/>
          </w:rPr>
          <w:t>16</w:t>
        </w:r>
        <w:r w:rsidR="00FA22AD">
          <w:rPr>
            <w:noProof/>
            <w:webHidden/>
          </w:rPr>
          <w:fldChar w:fldCharType="end"/>
        </w:r>
      </w:hyperlink>
    </w:p>
    <w:p w:rsidR="00F20EF7" w:rsidRDefault="0048206A">
      <w:r>
        <w:fldChar w:fldCharType="end"/>
      </w:r>
    </w:p>
    <w:p w:rsidR="00016F84" w:rsidRPr="00F20EF7" w:rsidRDefault="00B2022C" w:rsidP="00F20EF7">
      <w:pPr>
        <w:pStyle w:val="1"/>
        <w:rPr>
          <w:rFonts w:ascii="黑体" w:eastAsia="黑体" w:hAnsi="黑体"/>
          <w:b w:val="0"/>
          <w:kern w:val="0"/>
          <w:sz w:val="32"/>
          <w:szCs w:val="32"/>
        </w:rPr>
      </w:pPr>
      <w:r>
        <w:rPr>
          <w:rFonts w:ascii="宋体" w:hAnsi="宋体" w:cs="TT29o00"/>
          <w:kern w:val="0"/>
        </w:rPr>
        <w:br w:type="page"/>
      </w:r>
      <w:bookmarkStart w:id="0" w:name="_Toc490319159"/>
      <w:r w:rsidR="00016F84" w:rsidRPr="00F20EF7">
        <w:rPr>
          <w:rFonts w:ascii="黑体" w:eastAsia="黑体" w:hAnsi="黑体" w:hint="eastAsia"/>
          <w:b w:val="0"/>
          <w:kern w:val="0"/>
          <w:sz w:val="32"/>
          <w:szCs w:val="32"/>
        </w:rPr>
        <w:lastRenderedPageBreak/>
        <w:t>1.适用范围</w:t>
      </w:r>
      <w:bookmarkEnd w:id="0"/>
    </w:p>
    <w:p w:rsidR="00016F84" w:rsidRPr="00016F84" w:rsidRDefault="00C201A6" w:rsidP="00016F84">
      <w:pPr>
        <w:autoSpaceDE w:val="0"/>
        <w:autoSpaceDN w:val="0"/>
        <w:adjustRightInd w:val="0"/>
        <w:spacing w:line="360" w:lineRule="auto"/>
        <w:ind w:firstLineChars="200" w:firstLine="480"/>
        <w:jc w:val="left"/>
        <w:rPr>
          <w:rFonts w:ascii="宋体" w:hAnsi="宋体" w:cs="T3Font_1"/>
          <w:kern w:val="0"/>
          <w:sz w:val="24"/>
          <w:szCs w:val="24"/>
        </w:rPr>
      </w:pPr>
      <w:r>
        <w:rPr>
          <w:rFonts w:hint="eastAsia"/>
          <w:sz w:val="24"/>
          <w:szCs w:val="24"/>
        </w:rPr>
        <w:t>本文档主要描述</w:t>
      </w:r>
      <w:r w:rsidR="00B44967" w:rsidRPr="00B44967">
        <w:rPr>
          <w:rFonts w:hint="eastAsia"/>
          <w:sz w:val="24"/>
          <w:szCs w:val="24"/>
        </w:rPr>
        <w:t>母线监测系统产品化设计方案</w:t>
      </w:r>
      <w:r w:rsidR="00016F84" w:rsidRPr="00016F84">
        <w:rPr>
          <w:rFonts w:hAnsi="Times New Roman" w:hint="eastAsia"/>
          <w:sz w:val="24"/>
          <w:szCs w:val="24"/>
        </w:rPr>
        <w:t>。</w:t>
      </w:r>
    </w:p>
    <w:p w:rsidR="00016F84" w:rsidRPr="00016F84" w:rsidRDefault="00016F84" w:rsidP="00016F84">
      <w:pPr>
        <w:pStyle w:val="1"/>
        <w:rPr>
          <w:rFonts w:ascii="黑体" w:eastAsia="黑体" w:hAnsi="黑体"/>
          <w:b w:val="0"/>
          <w:kern w:val="0"/>
          <w:sz w:val="30"/>
          <w:szCs w:val="30"/>
        </w:rPr>
      </w:pPr>
      <w:r>
        <w:rPr>
          <w:rFonts w:ascii="宋体" w:hAnsi="宋体" w:cs="T3Font_1"/>
          <w:kern w:val="0"/>
          <w:sz w:val="28"/>
          <w:szCs w:val="28"/>
        </w:rPr>
        <w:br w:type="page"/>
      </w:r>
      <w:bookmarkStart w:id="1" w:name="_Toc490319160"/>
      <w:r w:rsidR="006E0432">
        <w:rPr>
          <w:rFonts w:ascii="黑体" w:eastAsia="黑体" w:hAnsi="黑体" w:hint="eastAsia"/>
          <w:b w:val="0"/>
          <w:kern w:val="0"/>
          <w:sz w:val="30"/>
          <w:szCs w:val="30"/>
        </w:rPr>
        <w:lastRenderedPageBreak/>
        <w:t>2</w:t>
      </w:r>
      <w:r w:rsidRPr="00016F84">
        <w:rPr>
          <w:rFonts w:ascii="黑体" w:eastAsia="黑体" w:hAnsi="黑体" w:hint="eastAsia"/>
          <w:b w:val="0"/>
          <w:kern w:val="0"/>
          <w:sz w:val="30"/>
          <w:szCs w:val="30"/>
        </w:rPr>
        <w:t>.</w:t>
      </w:r>
      <w:r w:rsidR="008D2DBB">
        <w:rPr>
          <w:rFonts w:ascii="黑体" w:eastAsia="黑体" w:hAnsi="黑体" w:hint="eastAsia"/>
          <w:b w:val="0"/>
          <w:kern w:val="0"/>
          <w:sz w:val="30"/>
          <w:szCs w:val="30"/>
        </w:rPr>
        <w:t>系统</w:t>
      </w:r>
      <w:r w:rsidR="00514C06">
        <w:rPr>
          <w:rFonts w:ascii="黑体" w:eastAsia="黑体" w:hAnsi="黑体" w:hint="eastAsia"/>
          <w:b w:val="0"/>
          <w:kern w:val="0"/>
          <w:sz w:val="30"/>
          <w:szCs w:val="30"/>
        </w:rPr>
        <w:t>要求</w:t>
      </w:r>
      <w:bookmarkEnd w:id="1"/>
    </w:p>
    <w:p w:rsidR="00514C06" w:rsidRPr="006B5007" w:rsidRDefault="00514C06" w:rsidP="00514C06">
      <w:pPr>
        <w:pStyle w:val="2"/>
        <w:rPr>
          <w:rFonts w:ascii="黑体" w:eastAsia="黑体" w:hAnsi="黑体"/>
          <w:b w:val="0"/>
          <w:sz w:val="28"/>
          <w:szCs w:val="28"/>
        </w:rPr>
      </w:pPr>
      <w:bookmarkStart w:id="2" w:name="_Toc490319161"/>
      <w:r>
        <w:rPr>
          <w:rFonts w:ascii="黑体" w:eastAsia="黑体" w:hAnsi="黑体" w:hint="eastAsia"/>
          <w:b w:val="0"/>
          <w:sz w:val="28"/>
          <w:szCs w:val="28"/>
        </w:rPr>
        <w:t>2</w:t>
      </w:r>
      <w:r w:rsidRPr="006B5007">
        <w:rPr>
          <w:rFonts w:ascii="黑体" w:eastAsia="黑体" w:hAnsi="黑体"/>
          <w:b w:val="0"/>
          <w:sz w:val="28"/>
          <w:szCs w:val="28"/>
        </w:rPr>
        <w:t>.1</w:t>
      </w:r>
      <w:r>
        <w:rPr>
          <w:rFonts w:ascii="黑体" w:eastAsia="黑体" w:hAnsi="黑体" w:hint="eastAsia"/>
          <w:b w:val="0"/>
          <w:sz w:val="28"/>
          <w:szCs w:val="28"/>
        </w:rPr>
        <w:t xml:space="preserve"> </w:t>
      </w:r>
      <w:r w:rsidR="004B4AA0">
        <w:rPr>
          <w:rFonts w:ascii="黑体" w:eastAsia="黑体" w:hAnsi="黑体" w:hint="eastAsia"/>
          <w:b w:val="0"/>
          <w:sz w:val="28"/>
          <w:szCs w:val="28"/>
        </w:rPr>
        <w:t>功能概述</w:t>
      </w:r>
      <w:bookmarkEnd w:id="2"/>
    </w:p>
    <w:p w:rsidR="00B0739F" w:rsidRDefault="003A563B" w:rsidP="005E7302">
      <w:pPr>
        <w:autoSpaceDE w:val="0"/>
        <w:autoSpaceDN w:val="0"/>
        <w:adjustRightInd w:val="0"/>
        <w:spacing w:line="360" w:lineRule="auto"/>
        <w:ind w:firstLineChars="250" w:firstLine="600"/>
        <w:jc w:val="left"/>
        <w:rPr>
          <w:sz w:val="24"/>
          <w:szCs w:val="24"/>
        </w:rPr>
      </w:pPr>
      <w:r w:rsidRPr="00B44967">
        <w:rPr>
          <w:rFonts w:hint="eastAsia"/>
          <w:sz w:val="24"/>
          <w:szCs w:val="24"/>
        </w:rPr>
        <w:t>母线监测系统</w:t>
      </w:r>
      <w:r>
        <w:rPr>
          <w:rFonts w:hint="eastAsia"/>
          <w:sz w:val="24"/>
          <w:szCs w:val="24"/>
        </w:rPr>
        <w:t>用于</w:t>
      </w:r>
      <w:r w:rsidR="00B0739F">
        <w:rPr>
          <w:rFonts w:hint="eastAsia"/>
          <w:sz w:val="24"/>
          <w:szCs w:val="24"/>
        </w:rPr>
        <w:t>监</w:t>
      </w:r>
      <w:r>
        <w:rPr>
          <w:rFonts w:hint="eastAsia"/>
          <w:sz w:val="24"/>
          <w:szCs w:val="24"/>
        </w:rPr>
        <w:t>测母线接头的温湿度</w:t>
      </w:r>
      <w:r w:rsidR="00B0739F">
        <w:rPr>
          <w:rFonts w:hint="eastAsia"/>
          <w:sz w:val="24"/>
          <w:szCs w:val="24"/>
        </w:rPr>
        <w:t>、母线的各相电压、电流、功率等参数，实现高温报警、预警功能。并通过对历史数据的分析对现场用电设备的合理分布提供指导性建议，对未来母线的设计、安装提供</w:t>
      </w:r>
      <w:r w:rsidR="00612336">
        <w:rPr>
          <w:rFonts w:hint="eastAsia"/>
          <w:sz w:val="24"/>
          <w:szCs w:val="24"/>
        </w:rPr>
        <w:t>数据支持。</w:t>
      </w:r>
    </w:p>
    <w:p w:rsidR="003E17C5" w:rsidRPr="006B5007" w:rsidRDefault="003E17C5" w:rsidP="003E17C5">
      <w:pPr>
        <w:pStyle w:val="2"/>
        <w:rPr>
          <w:rFonts w:ascii="黑体" w:eastAsia="黑体" w:hAnsi="黑体"/>
          <w:b w:val="0"/>
          <w:sz w:val="28"/>
          <w:szCs w:val="28"/>
        </w:rPr>
      </w:pPr>
      <w:bookmarkStart w:id="3" w:name="_Toc490319162"/>
      <w:r>
        <w:rPr>
          <w:rFonts w:ascii="黑体" w:eastAsia="黑体" w:hAnsi="黑体" w:hint="eastAsia"/>
          <w:b w:val="0"/>
          <w:sz w:val="28"/>
          <w:szCs w:val="28"/>
        </w:rPr>
        <w:t>2</w:t>
      </w:r>
      <w:r w:rsidRPr="006B5007">
        <w:rPr>
          <w:rFonts w:ascii="黑体" w:eastAsia="黑体" w:hAnsi="黑体"/>
          <w:b w:val="0"/>
          <w:sz w:val="28"/>
          <w:szCs w:val="28"/>
        </w:rPr>
        <w:t>.</w:t>
      </w:r>
      <w:r>
        <w:rPr>
          <w:rFonts w:ascii="黑体" w:eastAsia="黑体" w:hAnsi="黑体" w:hint="eastAsia"/>
          <w:b w:val="0"/>
          <w:sz w:val="28"/>
          <w:szCs w:val="28"/>
        </w:rPr>
        <w:t>2 母线监测系统的拓扑结构</w:t>
      </w:r>
      <w:bookmarkEnd w:id="3"/>
    </w:p>
    <w:p w:rsidR="00FF319C" w:rsidRDefault="00FF319C" w:rsidP="00FF319C">
      <w:pPr>
        <w:pStyle w:val="3"/>
        <w:rPr>
          <w:rFonts w:ascii="黑体" w:eastAsia="黑体" w:hAnsi="黑体"/>
          <w:b w:val="0"/>
          <w:sz w:val="24"/>
          <w:szCs w:val="24"/>
        </w:rPr>
      </w:pPr>
      <w:bookmarkStart w:id="4" w:name="_Toc490319163"/>
      <w:r w:rsidRPr="00FF319C">
        <w:rPr>
          <w:rFonts w:ascii="黑体" w:eastAsia="黑体" w:hAnsi="黑体" w:hint="eastAsia"/>
          <w:b w:val="0"/>
          <w:sz w:val="24"/>
          <w:szCs w:val="24"/>
        </w:rPr>
        <w:t>2</w:t>
      </w:r>
      <w:r w:rsidRPr="00FF319C">
        <w:rPr>
          <w:rFonts w:ascii="黑体" w:eastAsia="黑体" w:hAnsi="黑体"/>
          <w:b w:val="0"/>
          <w:sz w:val="24"/>
          <w:szCs w:val="24"/>
        </w:rPr>
        <w:t>.</w:t>
      </w:r>
      <w:r w:rsidRPr="00FF319C">
        <w:rPr>
          <w:rFonts w:ascii="黑体" w:eastAsia="黑体" w:hAnsi="黑体" w:hint="eastAsia"/>
          <w:b w:val="0"/>
          <w:sz w:val="24"/>
          <w:szCs w:val="24"/>
        </w:rPr>
        <w:t>2</w:t>
      </w:r>
      <w:r>
        <w:rPr>
          <w:rFonts w:ascii="黑体" w:eastAsia="黑体" w:hAnsi="黑体" w:hint="eastAsia"/>
          <w:b w:val="0"/>
          <w:sz w:val="24"/>
          <w:szCs w:val="24"/>
        </w:rPr>
        <w:t>.1</w:t>
      </w:r>
      <w:r w:rsidRPr="00FF319C">
        <w:rPr>
          <w:rFonts w:ascii="黑体" w:eastAsia="黑体" w:hAnsi="黑体" w:hint="eastAsia"/>
          <w:b w:val="0"/>
          <w:sz w:val="24"/>
          <w:szCs w:val="24"/>
        </w:rPr>
        <w:t xml:space="preserve"> </w:t>
      </w:r>
      <w:r>
        <w:rPr>
          <w:rFonts w:ascii="黑体" w:eastAsia="黑体" w:hAnsi="黑体" w:hint="eastAsia"/>
          <w:b w:val="0"/>
          <w:sz w:val="24"/>
          <w:szCs w:val="24"/>
        </w:rPr>
        <w:t>母线平层安装</w:t>
      </w:r>
      <w:proofErr w:type="spellStart"/>
      <w:r w:rsidR="00161C51">
        <w:rPr>
          <w:rFonts w:ascii="黑体" w:eastAsia="黑体" w:hAnsi="黑体" w:hint="eastAsia"/>
          <w:b w:val="0"/>
          <w:sz w:val="24"/>
          <w:szCs w:val="24"/>
        </w:rPr>
        <w:t>Zigbee</w:t>
      </w:r>
      <w:proofErr w:type="spellEnd"/>
      <w:r w:rsidR="00161C51">
        <w:rPr>
          <w:rFonts w:ascii="黑体" w:eastAsia="黑体" w:hAnsi="黑体" w:hint="eastAsia"/>
          <w:b w:val="0"/>
          <w:sz w:val="24"/>
          <w:szCs w:val="24"/>
        </w:rPr>
        <w:t>传输</w:t>
      </w:r>
      <w:bookmarkEnd w:id="4"/>
    </w:p>
    <w:p w:rsidR="009B6C79" w:rsidRPr="00E90954" w:rsidRDefault="009B6C79" w:rsidP="00E90954">
      <w:pPr>
        <w:spacing w:line="360" w:lineRule="auto"/>
        <w:rPr>
          <w:sz w:val="24"/>
          <w:szCs w:val="24"/>
        </w:rPr>
      </w:pPr>
      <w:r w:rsidRPr="00E90954">
        <w:rPr>
          <w:rFonts w:hint="eastAsia"/>
          <w:sz w:val="24"/>
          <w:szCs w:val="24"/>
        </w:rPr>
        <w:t xml:space="preserve">    </w:t>
      </w:r>
      <w:r w:rsidR="002C7A5E" w:rsidRPr="00E90954">
        <w:rPr>
          <w:sz w:val="24"/>
          <w:szCs w:val="24"/>
        </w:rPr>
        <w:t>母线</w:t>
      </w:r>
      <w:r w:rsidR="002C7A5E" w:rsidRPr="00E90954">
        <w:rPr>
          <w:rFonts w:hint="eastAsia"/>
          <w:sz w:val="24"/>
          <w:szCs w:val="24"/>
        </w:rPr>
        <w:t>平层安装</w:t>
      </w:r>
      <w:proofErr w:type="spellStart"/>
      <w:r w:rsidR="00161C51" w:rsidRPr="00E90954">
        <w:rPr>
          <w:rFonts w:hint="eastAsia"/>
          <w:sz w:val="24"/>
          <w:szCs w:val="24"/>
        </w:rPr>
        <w:t>Zigbee</w:t>
      </w:r>
      <w:proofErr w:type="spellEnd"/>
      <w:r w:rsidR="00161C51" w:rsidRPr="00E90954">
        <w:rPr>
          <w:rFonts w:hint="eastAsia"/>
          <w:sz w:val="24"/>
          <w:szCs w:val="24"/>
        </w:rPr>
        <w:t>传输</w:t>
      </w:r>
      <w:r w:rsidR="002C7A5E" w:rsidRPr="00E90954">
        <w:rPr>
          <w:rFonts w:hint="eastAsia"/>
          <w:sz w:val="24"/>
          <w:szCs w:val="24"/>
        </w:rPr>
        <w:t>时，监测系统拓扑结构如图</w:t>
      </w:r>
      <w:r w:rsidR="002C7A5E" w:rsidRPr="00E90954">
        <w:rPr>
          <w:rFonts w:hint="eastAsia"/>
          <w:sz w:val="24"/>
          <w:szCs w:val="24"/>
        </w:rPr>
        <w:t>2-1</w:t>
      </w:r>
      <w:r w:rsidR="002C7A5E" w:rsidRPr="00E90954">
        <w:rPr>
          <w:rFonts w:hint="eastAsia"/>
          <w:sz w:val="24"/>
          <w:szCs w:val="24"/>
        </w:rPr>
        <w:t>所示。</w:t>
      </w:r>
    </w:p>
    <w:p w:rsidR="002A4F6E" w:rsidRPr="0038456E" w:rsidRDefault="00811C7A" w:rsidP="0038456E">
      <w:r>
        <w:pict>
          <v:group id="_x0000_s3604" editas="canvas" style="width:424.85pt;height:282.5pt;mso-position-horizontal-relative:char;mso-position-vertical-relative:line" coordorigin="1800,7657" coordsize="8497,56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603" type="#_x0000_t75" style="position:absolute;left:1800;top:7657;width:8497;height:5650"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3666" type="#_x0000_t16" style="position:absolute;left:2267;top:11424;width:2488;height:145" fillcolor="#ff9"/>
            <v:shape id="_x0000_s3665" type="#_x0000_t16" style="position:absolute;left:2261;top:10088;width:7920;height:143" fillcolor="#ff9"/>
            <v:group id="_x0000_s3610" style="position:absolute;left:6358;top:11905;width:1857;height:1289" coordorigin="4713,8875" coordsize="2987,2055">
              <v:shape id="_x0000_s3607" type="#_x0000_t75" style="position:absolute;left:4713;top:8875;width:2987;height:2055">
                <v:imagedata r:id="rId12" o:title=""/>
              </v:shape>
              <v:shape id="_x0000_s3606" type="#_x0000_t75" style="position:absolute;left:4885;top:9028;width:2084;height:1170">
                <v:imagedata r:id="rId13" o:title=""/>
              </v:shape>
            </v:group>
            <v:shape id="_x0000_s3612" type="#_x0000_t75" style="position:absolute;left:4476;top:11979;width:999;height:948">
              <v:imagedata r:id="rId14" o:title=""/>
            </v:shape>
            <v:shape id="_x0000_s3613" type="#_x0000_t75" style="position:absolute;left:3753;top:7978;width:1002;height:559">
              <v:imagedata r:id="rId15" o:title="微信图片_20170714093524" croptop="4828f" cropleft="9249f" cropright="7729f"/>
            </v:shape>
            <v:shape id="_x0000_s3617" type="#_x0000_t75" style="position:absolute;left:2396;top:7996;width:888;height:541">
              <v:imagedata r:id="rId16" o:title=""/>
            </v:shape>
            <v:shape id="_x0000_s3618" type="#_x0000_t75" style="position:absolute;left:5272;top:7978;width:1002;height:559">
              <v:imagedata r:id="rId15" o:title="微信图片_20170714093524" croptop="4828f" cropleft="9249f" cropright="7729f"/>
            </v:shape>
            <v:shape id="_x0000_s3619" type="#_x0000_t75" style="position:absolute;left:6928;top:7978;width:1002;height:559">
              <v:imagedata r:id="rId15" o:title="微信图片_20170714093524" croptop="4828f" cropleft="9249f" cropright="7729f"/>
            </v:shape>
            <v:shape id="_x0000_s3620" type="#_x0000_t75" style="position:absolute;left:9062;top:7996;width:1002;height:559">
              <v:imagedata r:id="rId15" o:title="微信图片_20170714093524" croptop="4828f" cropleft="9249f" cropright="7729f"/>
            </v:shape>
            <v:shapetype id="_x0000_t202" coordsize="21600,21600" o:spt="202" path="m,l,21600r21600,l21600,xe">
              <v:stroke joinstyle="miter"/>
              <v:path gradientshapeok="t" o:connecttype="rect"/>
            </v:shapetype>
            <v:shape id="_x0000_s3626" type="#_x0000_t202" style="position:absolute;left:3771;top:7657;width:945;height:321" filled="f" stroked="f">
              <v:textbox style="mso-next-textbox:#_x0000_s3626"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27" type="#_x0000_t202" style="position:absolute;left:5272;top:7657;width:945;height:321" filled="f" stroked="f">
              <v:textbox style="mso-next-textbox:#_x0000_s3627"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28" type="#_x0000_t202" style="position:absolute;left:6937;top:7657;width:945;height:321" filled="f" stroked="f">
              <v:textbox style="mso-next-textbox:#_x0000_s3628"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29" type="#_x0000_t202" style="position:absolute;left:9062;top:7675;width:945;height:321" filled="f" stroked="f">
              <v:textbox style="mso-next-textbox:#_x0000_s3629"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30" type="#_x0000_t202" style="position:absolute;left:2522;top:7675;width:699;height:321" filled="f" stroked="f">
              <v:textbox style="mso-next-textbox:#_x0000_s3630" inset="0,0,0,0">
                <w:txbxContent>
                  <w:p w:rsidR="00633779" w:rsidRPr="003B204D" w:rsidRDefault="00633779" w:rsidP="00C142C1">
                    <w:pPr>
                      <w:rPr>
                        <w:sz w:val="18"/>
                        <w:szCs w:val="18"/>
                      </w:rPr>
                    </w:pPr>
                    <w:r>
                      <w:rPr>
                        <w:rFonts w:hint="eastAsia"/>
                        <w:sz w:val="18"/>
                        <w:szCs w:val="18"/>
                      </w:rPr>
                      <w:t>中继器</w:t>
                    </w:r>
                  </w:p>
                </w:txbxContent>
              </v:textbox>
            </v:shape>
            <v:shape id="_x0000_s3632" type="#_x0000_t75" style="position:absolute;left:3384;top:8094;width:423;height:192;rotation:39682122fd">
              <v:imagedata r:id="rId17" o:title=""/>
            </v:shape>
            <v:shape id="_x0000_s3633" type="#_x0000_t75" style="position:absolute;left:4905;top:8094;width:423;height:192;rotation:39682122fd">
              <v:imagedata r:id="rId17" o:title=""/>
            </v:shape>
            <v:shape id="_x0000_s3634" type="#_x0000_t75" style="position:absolute;left:6568;top:8094;width:423;height:192;rotation:39682122fd">
              <v:imagedata r:id="rId17" o:title=""/>
            </v:shape>
            <v:shape id="_x0000_s3635" type="#_x0000_t75" style="position:absolute;left:8696;top:8094;width:423;height:192;rotation:39682122fd">
              <v:imagedata r:id="rId17" o:title=""/>
            </v:shape>
            <v:shape id="_x0000_s3636" type="#_x0000_t16" style="position:absolute;left:2229;top:8712;width:7920;height:143" fillcolor="#ff9"/>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3640" type="#_x0000_t67" style="position:absolute;left:2737;top:8481;width:143;height:231;flip:y" fillcolor="#c0504d [3205]">
              <v:textbox style="layout-flow:vertical-ideographic"/>
            </v:shape>
            <v:shape id="_x0000_s3641" type="#_x0000_t67" style="position:absolute;left:4180;top:8483;width:143;height:231;flip:y" fillcolor="#c0504d [3205]">
              <v:textbox style="layout-flow:vertical-ideographic"/>
            </v:shape>
            <v:shape id="_x0000_s3642" type="#_x0000_t67" style="position:absolute;left:5695;top:8481;width:143;height:231;flip:y" fillcolor="#c0504d [3205]">
              <v:textbox style="layout-flow:vertical-ideographic"/>
            </v:shape>
            <v:shape id="_x0000_s3643" type="#_x0000_t67" style="position:absolute;left:7353;top:8481;width:143;height:231;flip:y" fillcolor="#c0504d [3205]">
              <v:textbox style="layout-flow:vertical-ideographic"/>
            </v:shape>
            <v:shape id="_x0000_s3644" type="#_x0000_t67" style="position:absolute;left:9460;top:8481;width:143;height:231;flip:y" fillcolor="#c0504d [3205]">
              <v:textbox style="layout-flow:vertical-ideographic"/>
            </v:shape>
            <v:shape id="_x0000_s3645" type="#_x0000_t16" style="position:absolute;left:-255;top:10494;width:5112;height:143;rotation:270" fillcolor="#ff9"/>
            <v:shape id="_x0000_s3646" type="#_x0000_t75" style="position:absolute;left:3741;top:9352;width:1002;height:559">
              <v:imagedata r:id="rId15" o:title="微信图片_20170714093524" croptop="4828f" cropleft="9249f" cropright="7729f"/>
            </v:shape>
            <v:shape id="_x0000_s3647" type="#_x0000_t75" style="position:absolute;left:2384;top:9370;width:888;height:541">
              <v:imagedata r:id="rId16" o:title=""/>
            </v:shape>
            <v:shape id="_x0000_s3648" type="#_x0000_t75" style="position:absolute;left:5260;top:9352;width:1002;height:559">
              <v:imagedata r:id="rId15" o:title="微信图片_20170714093524" croptop="4828f" cropleft="9249f" cropright="7729f"/>
            </v:shape>
            <v:shape id="_x0000_s3649" type="#_x0000_t75" style="position:absolute;left:6916;top:9352;width:1002;height:559">
              <v:imagedata r:id="rId15" o:title="微信图片_20170714093524" croptop="4828f" cropleft="9249f" cropright="7729f"/>
            </v:shape>
            <v:shape id="_x0000_s3650" type="#_x0000_t75" style="position:absolute;left:9050;top:9370;width:1002;height:559">
              <v:imagedata r:id="rId15" o:title="微信图片_20170714093524" croptop="4828f" cropleft="9249f" cropright="7729f"/>
            </v:shape>
            <v:shape id="_x0000_s3651" type="#_x0000_t202" style="position:absolute;left:3759;top:9031;width:945;height:321" filled="f" stroked="f">
              <v:textbox style="mso-next-textbox:#_x0000_s3651"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52" type="#_x0000_t202" style="position:absolute;left:5260;top:9031;width:945;height:321" filled="f" stroked="f">
              <v:textbox style="mso-next-textbox:#_x0000_s3652"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53" type="#_x0000_t202" style="position:absolute;left:6925;top:9031;width:945;height:321" filled="f" stroked="f">
              <v:textbox style="mso-next-textbox:#_x0000_s3653"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54" type="#_x0000_t202" style="position:absolute;left:9050;top:9049;width:945;height:321" filled="f" stroked="f">
              <v:textbox style="mso-next-textbox:#_x0000_s3654"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55" type="#_x0000_t202" style="position:absolute;left:2528;top:9049;width:674;height:321" filled="f" stroked="f">
              <v:textbox style="mso-next-textbox:#_x0000_s3655" inset="0,0,0,0">
                <w:txbxContent>
                  <w:p w:rsidR="00633779" w:rsidRPr="003B204D" w:rsidRDefault="00633779" w:rsidP="00C142C1">
                    <w:pPr>
                      <w:rPr>
                        <w:sz w:val="18"/>
                        <w:szCs w:val="18"/>
                      </w:rPr>
                    </w:pPr>
                    <w:r>
                      <w:rPr>
                        <w:rFonts w:hint="eastAsia"/>
                        <w:sz w:val="18"/>
                        <w:szCs w:val="18"/>
                      </w:rPr>
                      <w:t>中继器</w:t>
                    </w:r>
                  </w:p>
                </w:txbxContent>
              </v:textbox>
            </v:shape>
            <v:shape id="_x0000_s3656" type="#_x0000_t75" style="position:absolute;left:3372;top:9468;width:423;height:192;rotation:39682122fd">
              <v:imagedata r:id="rId17" o:title=""/>
            </v:shape>
            <v:shape id="_x0000_s3657" type="#_x0000_t75" style="position:absolute;left:4893;top:9468;width:423;height:192;rotation:39682122fd">
              <v:imagedata r:id="rId17" o:title=""/>
            </v:shape>
            <v:shape id="_x0000_s3658" type="#_x0000_t75" style="position:absolute;left:6556;top:9468;width:423;height:192;rotation:39682122fd">
              <v:imagedata r:id="rId17" o:title=""/>
            </v:shape>
            <v:shape id="_x0000_s3659" type="#_x0000_t75" style="position:absolute;left:8684;top:9468;width:423;height:192;rotation:39682122fd">
              <v:imagedata r:id="rId17" o:title=""/>
            </v:shape>
            <v:shape id="_x0000_s3660" type="#_x0000_t67" style="position:absolute;left:2725;top:9855;width:143;height:231;flip:y" fillcolor="#c0504d [3205]">
              <v:textbox style="layout-flow:vertical-ideographic"/>
            </v:shape>
            <v:shape id="_x0000_s3661" type="#_x0000_t67" style="position:absolute;left:4168;top:9857;width:143;height:231;flip:y" fillcolor="#c0504d [3205]">
              <v:textbox style="layout-flow:vertical-ideographic"/>
            </v:shape>
            <v:shape id="_x0000_s3662" type="#_x0000_t67" style="position:absolute;left:5683;top:9855;width:143;height:231;flip:y" fillcolor="#c0504d [3205]">
              <v:textbox style="layout-flow:vertical-ideographic"/>
            </v:shape>
            <v:shape id="_x0000_s3663" type="#_x0000_t67" style="position:absolute;left:7341;top:9855;width:143;height:231;flip:y" fillcolor="#c0504d [3205]">
              <v:textbox style="layout-flow:vertical-ideographic"/>
            </v:shape>
            <v:shape id="_x0000_s3664" type="#_x0000_t67" style="position:absolute;left:9448;top:9855;width:143;height:231;flip:y" fillcolor="#c0504d [3205]">
              <v:textbox style="layout-flow:vertical-ideographic"/>
            </v:shape>
            <v:shape id="_x0000_s3667" type="#_x0000_t75" style="position:absolute;left:3747;top:10690;width:1002;height:559">
              <v:imagedata r:id="rId15" o:title="微信图片_20170714093524" croptop="4828f" cropleft="9249f" cropright="7729f"/>
            </v:shape>
            <v:shape id="_x0000_s3668" type="#_x0000_t75" style="position:absolute;left:2390;top:10708;width:888;height:541">
              <v:imagedata r:id="rId16" o:title=""/>
            </v:shape>
            <v:shape id="_x0000_s3672" type="#_x0000_t202" style="position:absolute;left:3765;top:10369;width:945;height:321" filled="f" stroked="f">
              <v:textbox style="mso-next-textbox:#_x0000_s3672" inset="0,0,0,0">
                <w:txbxContent>
                  <w:p w:rsidR="00633779" w:rsidRPr="003B204D" w:rsidRDefault="00633779" w:rsidP="00C142C1">
                    <w:pPr>
                      <w:rPr>
                        <w:sz w:val="18"/>
                        <w:szCs w:val="18"/>
                      </w:rPr>
                    </w:pPr>
                    <w:proofErr w:type="spellStart"/>
                    <w:r w:rsidRPr="003B204D">
                      <w:rPr>
                        <w:rFonts w:hint="eastAsia"/>
                        <w:sz w:val="18"/>
                        <w:szCs w:val="18"/>
                      </w:rPr>
                      <w:t>Zigbee</w:t>
                    </w:r>
                    <w:proofErr w:type="spellEnd"/>
                    <w:r w:rsidRPr="003B204D">
                      <w:rPr>
                        <w:rFonts w:hint="eastAsia"/>
                        <w:sz w:val="18"/>
                        <w:szCs w:val="18"/>
                      </w:rPr>
                      <w:t>终端</w:t>
                    </w:r>
                  </w:p>
                </w:txbxContent>
              </v:textbox>
            </v:shape>
            <v:shape id="_x0000_s3676" type="#_x0000_t202" style="position:absolute;left:2534;top:10387;width:674;height:321" filled="f" stroked="f">
              <v:textbox style="mso-next-textbox:#_x0000_s3676" inset="0,0,0,0">
                <w:txbxContent>
                  <w:p w:rsidR="00633779" w:rsidRPr="003B204D" w:rsidRDefault="00633779" w:rsidP="00C142C1">
                    <w:pPr>
                      <w:rPr>
                        <w:sz w:val="18"/>
                        <w:szCs w:val="18"/>
                      </w:rPr>
                    </w:pPr>
                    <w:r>
                      <w:rPr>
                        <w:rFonts w:hint="eastAsia"/>
                        <w:sz w:val="18"/>
                        <w:szCs w:val="18"/>
                      </w:rPr>
                      <w:t>中继器</w:t>
                    </w:r>
                  </w:p>
                </w:txbxContent>
              </v:textbox>
            </v:shape>
            <v:shape id="_x0000_s3677" type="#_x0000_t75" style="position:absolute;left:3378;top:10806;width:423;height:192;rotation:39682122fd">
              <v:imagedata r:id="rId17" o:title=""/>
            </v:shape>
            <v:shape id="_x0000_s3681" type="#_x0000_t67" style="position:absolute;left:2731;top:11193;width:143;height:231;flip:y" fillcolor="#c0504d [3205]">
              <v:textbox style="layout-flow:vertical-ideographic"/>
            </v:shape>
            <v:shape id="_x0000_s3682" type="#_x0000_t67" style="position:absolute;left:4174;top:11195;width:143;height:231;flip:y" fillcolor="#c0504d [3205]">
              <v:textbox style="layout-flow:vertical-ideographic"/>
            </v:shape>
            <v:shape id="_x0000_s3686" type="#_x0000_t75" style="position:absolute;left:5272;top:10637;width:730;height:672">
              <v:imagedata r:id="rId18" o:title=""/>
            </v:shape>
            <v:shape id="_x0000_s3687" type="#_x0000_t202" style="position:absolute;left:5146;top:10370;width:945;height:321" filled="f" stroked="f">
              <v:textbox style="mso-next-textbox:#_x0000_s3687" inset="0,0,0,0">
                <w:txbxContent>
                  <w:p w:rsidR="00633779" w:rsidRPr="003B204D" w:rsidRDefault="00633779" w:rsidP="00C142C1">
                    <w:pPr>
                      <w:rPr>
                        <w:sz w:val="18"/>
                        <w:szCs w:val="18"/>
                      </w:rPr>
                    </w:pPr>
                    <w:r>
                      <w:rPr>
                        <w:rFonts w:hint="eastAsia"/>
                        <w:sz w:val="18"/>
                        <w:szCs w:val="18"/>
                      </w:rPr>
                      <w:t>多功能仪表</w:t>
                    </w:r>
                  </w:p>
                </w:txbxContent>
              </v:textbox>
            </v:shape>
            <v:shapetype id="_x0000_t32" coordsize="21600,21600" o:spt="32" o:oned="t" path="m,l21600,21600e" filled="f">
              <v:path arrowok="t" fillok="f" o:connecttype="none"/>
              <o:lock v:ext="edit" shapetype="t"/>
            </v:shapetype>
            <v:shape id="_x0000_s3688" type="#_x0000_t32" style="position:absolute;left:4749;top:10970;width:523;height:3" o:connectortype="straight">
              <v:stroke startarrow="block" endarrow="block"/>
            </v:shape>
            <v:shape id="_x0000_s3689" type="#_x0000_t202" style="position:absolute;left:4873;top:10709;width:440;height:321" filled="f" stroked="f">
              <v:textbox style="mso-next-textbox:#_x0000_s3689" inset="0,0,0,0">
                <w:txbxContent>
                  <w:p w:rsidR="00633779" w:rsidRPr="003B204D" w:rsidRDefault="00633779" w:rsidP="00C142C1">
                    <w:pPr>
                      <w:rPr>
                        <w:sz w:val="18"/>
                        <w:szCs w:val="18"/>
                      </w:rPr>
                    </w:pPr>
                    <w:r>
                      <w:rPr>
                        <w:rFonts w:hint="eastAsia"/>
                        <w:sz w:val="18"/>
                        <w:szCs w:val="18"/>
                      </w:rPr>
                      <w:t>485</w:t>
                    </w:r>
                  </w:p>
                </w:txbxContent>
              </v:textbox>
            </v:shape>
            <v:shape id="_x0000_s3690" type="#_x0000_t202" style="position:absolute;left:4716;top:11687;width:622;height:321" filled="f" stroked="f">
              <v:textbox style="mso-next-textbox:#_x0000_s3690" inset="0,0,0,0">
                <w:txbxContent>
                  <w:p w:rsidR="00633779" w:rsidRPr="003B204D" w:rsidRDefault="00633779" w:rsidP="00C142C1">
                    <w:pPr>
                      <w:rPr>
                        <w:sz w:val="18"/>
                        <w:szCs w:val="18"/>
                      </w:rPr>
                    </w:pPr>
                    <w:r>
                      <w:rPr>
                        <w:rFonts w:hint="eastAsia"/>
                        <w:sz w:val="18"/>
                        <w:szCs w:val="18"/>
                      </w:rPr>
                      <w:t>集中器</w:t>
                    </w:r>
                  </w:p>
                </w:txbxContent>
              </v:textbox>
            </v:shape>
            <v:shape id="_x0000_s3691" type="#_x0000_t202" style="position:absolute;left:6754;top:11647;width:824;height:321" filled="f" stroked="f">
              <v:textbox style="mso-next-textbox:#_x0000_s3691" inset="0,0,0,0">
                <w:txbxContent>
                  <w:p w:rsidR="00633779" w:rsidRPr="003B204D" w:rsidRDefault="00633779" w:rsidP="00C142C1">
                    <w:pPr>
                      <w:rPr>
                        <w:sz w:val="18"/>
                        <w:szCs w:val="18"/>
                      </w:rPr>
                    </w:pPr>
                    <w:r>
                      <w:rPr>
                        <w:rFonts w:hint="eastAsia"/>
                        <w:sz w:val="18"/>
                        <w:szCs w:val="18"/>
                      </w:rPr>
                      <w:t>监控主机</w:t>
                    </w:r>
                  </w:p>
                </w:txbxContent>
              </v:textbox>
            </v:shape>
            <v:shape id="_x0000_s3692" type="#_x0000_t32" style="position:absolute;left:2369;top:12462;width:2116;height:1" o:connectortype="straight">
              <v:stroke startarrow="block" endarrow="block"/>
            </v:shape>
            <v:shape id="_x0000_s3693" type="#_x0000_t202" style="position:absolute;left:2880;top:12141;width:945;height:321" filled="f" stroked="f">
              <v:textbox style="mso-next-textbox:#_x0000_s3693" inset="0,0,0,0">
                <w:txbxContent>
                  <w:p w:rsidR="00633779" w:rsidRPr="003B204D" w:rsidRDefault="00633779" w:rsidP="00C142C1">
                    <w:pPr>
                      <w:rPr>
                        <w:sz w:val="18"/>
                        <w:szCs w:val="18"/>
                      </w:rPr>
                    </w:pPr>
                    <w:r>
                      <w:rPr>
                        <w:rFonts w:hint="eastAsia"/>
                        <w:sz w:val="18"/>
                        <w:szCs w:val="18"/>
                      </w:rPr>
                      <w:t>电力线载波</w:t>
                    </w:r>
                  </w:p>
                </w:txbxContent>
              </v:textbox>
            </v:shape>
            <v:shape id="_x0000_s3694" type="#_x0000_t32" style="position:absolute;left:5475;top:12461;width:978;height:1" o:connectortype="straight">
              <v:stroke startarrow="block" endarrow="block"/>
            </v:shape>
            <v:shape id="_x0000_s3695" type="#_x0000_t202" style="position:absolute;left:5699;top:12193;width:635;height:321" filled="f" stroked="f">
              <v:textbox style="mso-next-textbox:#_x0000_s3695" inset="0,0,0,0">
                <w:txbxContent>
                  <w:p w:rsidR="00633779" w:rsidRPr="003B204D" w:rsidRDefault="00633779" w:rsidP="00C142C1">
                    <w:pPr>
                      <w:rPr>
                        <w:sz w:val="18"/>
                        <w:szCs w:val="18"/>
                      </w:rPr>
                    </w:pPr>
                    <w:r>
                      <w:rPr>
                        <w:rFonts w:hint="eastAsia"/>
                        <w:sz w:val="18"/>
                        <w:szCs w:val="18"/>
                      </w:rPr>
                      <w:t>TCP/IP</w:t>
                    </w:r>
                  </w:p>
                </w:txbxContent>
              </v:textbox>
            </v:shape>
            <v:shape id="_x0000_s3696" type="#_x0000_t202" style="position:absolute;left:1951;top:9133;width:278;height:1980" filled="f" stroked="f">
              <v:textbox style="mso-next-textbox:#_x0000_s3696" inset="0,0,0,0">
                <w:txbxContent>
                  <w:p w:rsidR="00633779" w:rsidRDefault="00633779" w:rsidP="00C142C1">
                    <w:pPr>
                      <w:rPr>
                        <w:sz w:val="18"/>
                        <w:szCs w:val="18"/>
                      </w:rPr>
                    </w:pPr>
                    <w:r>
                      <w:rPr>
                        <w:rFonts w:hint="eastAsia"/>
                        <w:sz w:val="18"/>
                        <w:szCs w:val="18"/>
                      </w:rPr>
                      <w:t>电</w:t>
                    </w:r>
                  </w:p>
                  <w:p w:rsidR="00633779" w:rsidRDefault="00633779" w:rsidP="00C142C1">
                    <w:pPr>
                      <w:rPr>
                        <w:sz w:val="18"/>
                        <w:szCs w:val="18"/>
                      </w:rPr>
                    </w:pPr>
                    <w:r>
                      <w:rPr>
                        <w:rFonts w:hint="eastAsia"/>
                        <w:sz w:val="18"/>
                        <w:szCs w:val="18"/>
                      </w:rPr>
                      <w:t>力</w:t>
                    </w:r>
                  </w:p>
                  <w:p w:rsidR="00633779" w:rsidRDefault="00633779" w:rsidP="00C142C1">
                    <w:pPr>
                      <w:rPr>
                        <w:sz w:val="18"/>
                        <w:szCs w:val="18"/>
                      </w:rPr>
                    </w:pPr>
                    <w:r>
                      <w:rPr>
                        <w:rFonts w:hint="eastAsia"/>
                        <w:sz w:val="18"/>
                        <w:szCs w:val="18"/>
                      </w:rPr>
                      <w:t>线</w:t>
                    </w:r>
                  </w:p>
                  <w:p w:rsidR="00633779" w:rsidRDefault="00633779" w:rsidP="00C142C1">
                    <w:pPr>
                      <w:rPr>
                        <w:sz w:val="18"/>
                        <w:szCs w:val="18"/>
                      </w:rPr>
                    </w:pPr>
                    <w:r>
                      <w:rPr>
                        <w:rFonts w:hint="eastAsia"/>
                        <w:sz w:val="18"/>
                        <w:szCs w:val="18"/>
                      </w:rPr>
                      <w:t>载</w:t>
                    </w:r>
                  </w:p>
                  <w:p w:rsidR="00633779" w:rsidRPr="003B204D" w:rsidRDefault="00633779" w:rsidP="00C142C1">
                    <w:pPr>
                      <w:rPr>
                        <w:sz w:val="18"/>
                        <w:szCs w:val="18"/>
                      </w:rPr>
                    </w:pPr>
                    <w:r>
                      <w:rPr>
                        <w:rFonts w:hint="eastAsia"/>
                        <w:sz w:val="18"/>
                        <w:szCs w:val="18"/>
                      </w:rPr>
                      <w:t>波</w:t>
                    </w:r>
                  </w:p>
                </w:txbxContent>
              </v:textbox>
            </v:shape>
            <v:shape id="_x0000_s3697" type="#_x0000_t32" style="position:absolute;left:8215;top:8268;width:499;height:1" o:connectortype="straight" strokeweight="1.75pt">
              <v:stroke dashstyle="1 1"/>
            </v:shape>
            <v:shape id="_x0000_s3698" type="#_x0000_t32" style="position:absolute;left:8215;top:9679;width:499;height:1" o:connectortype="straight" strokeweight="1.75pt">
              <v:stroke dashstyle="1 1"/>
            </v:shape>
            <v:shape id="_x0000_s3873" type="#_x0000_t32" style="position:absolute;left:2171;top:9000;width:7910;height:1" o:connectortype="straight">
              <v:stroke dashstyle="1 1" endcap="round"/>
            </v:shape>
            <v:shape id="_x0000_s3874" type="#_x0000_t32" style="position:absolute;left:2201;top:10337;width:7910;height:1" o:connectortype="straight">
              <v:stroke dashstyle="1 1" endcap="round"/>
            </v:shape>
            <v:shape id="_x0000_s3875" type="#_x0000_t32" style="position:absolute;left:2213;top:11642;width:7910;height:1" o:connectortype="straight">
              <v:stroke dashstyle="1 1" endcap="round"/>
            </v:shape>
            <w10:anchorlock/>
          </v:group>
        </w:pict>
      </w:r>
    </w:p>
    <w:p w:rsidR="0038456E" w:rsidRPr="006C2202" w:rsidRDefault="0038456E" w:rsidP="0038456E">
      <w:pPr>
        <w:spacing w:line="360" w:lineRule="auto"/>
        <w:jc w:val="center"/>
        <w:rPr>
          <w:szCs w:val="21"/>
        </w:rPr>
      </w:pPr>
      <w:r w:rsidRPr="002C7A5E">
        <w:rPr>
          <w:rFonts w:hint="eastAsia"/>
          <w:szCs w:val="21"/>
        </w:rPr>
        <w:t>图</w:t>
      </w:r>
      <w:r w:rsidRPr="002C7A5E">
        <w:rPr>
          <w:rFonts w:hint="eastAsia"/>
          <w:szCs w:val="21"/>
        </w:rPr>
        <w:t>2-</w:t>
      </w:r>
      <w:r>
        <w:rPr>
          <w:rFonts w:hint="eastAsia"/>
          <w:szCs w:val="21"/>
        </w:rPr>
        <w:t>2</w:t>
      </w:r>
      <w:r w:rsidRPr="002C7A5E">
        <w:rPr>
          <w:rFonts w:ascii="Times New Roman"/>
          <w:szCs w:val="21"/>
        </w:rPr>
        <w:t>母线</w:t>
      </w:r>
      <w:r w:rsidRPr="002C7A5E">
        <w:rPr>
          <w:rFonts w:ascii="Times New Roman" w:hint="eastAsia"/>
          <w:szCs w:val="21"/>
        </w:rPr>
        <w:t>平层安装</w:t>
      </w:r>
      <w:proofErr w:type="spellStart"/>
      <w:r>
        <w:rPr>
          <w:rFonts w:ascii="Times New Roman" w:hint="eastAsia"/>
          <w:szCs w:val="21"/>
        </w:rPr>
        <w:t>Zigbee</w:t>
      </w:r>
      <w:proofErr w:type="spellEnd"/>
      <w:r>
        <w:rPr>
          <w:rFonts w:ascii="Times New Roman" w:hint="eastAsia"/>
          <w:szCs w:val="21"/>
        </w:rPr>
        <w:t>传输拓扑结构</w:t>
      </w:r>
    </w:p>
    <w:p w:rsidR="002A4F6E" w:rsidRPr="0038456E" w:rsidRDefault="0077182F" w:rsidP="0038456E">
      <w:pPr>
        <w:spacing w:line="360" w:lineRule="auto"/>
        <w:ind w:firstLineChars="200" w:firstLine="480"/>
        <w:rPr>
          <w:sz w:val="24"/>
          <w:szCs w:val="24"/>
        </w:rPr>
      </w:pPr>
      <w:r w:rsidRPr="0038456E">
        <w:rPr>
          <w:rFonts w:hint="eastAsia"/>
          <w:sz w:val="24"/>
          <w:szCs w:val="24"/>
        </w:rPr>
        <w:t>该监测</w:t>
      </w:r>
      <w:r w:rsidR="006C2202" w:rsidRPr="0038456E">
        <w:rPr>
          <w:rFonts w:hint="eastAsia"/>
          <w:sz w:val="24"/>
          <w:szCs w:val="24"/>
        </w:rPr>
        <w:t>系统所需设备如下：</w:t>
      </w:r>
      <w:proofErr w:type="spellStart"/>
      <w:r w:rsidR="006C2202" w:rsidRPr="0038456E">
        <w:rPr>
          <w:rFonts w:hint="eastAsia"/>
          <w:sz w:val="24"/>
          <w:szCs w:val="24"/>
        </w:rPr>
        <w:t>Zigbee</w:t>
      </w:r>
      <w:proofErr w:type="spellEnd"/>
      <w:r w:rsidR="006C2202" w:rsidRPr="0038456E">
        <w:rPr>
          <w:rFonts w:hint="eastAsia"/>
          <w:sz w:val="24"/>
          <w:szCs w:val="24"/>
        </w:rPr>
        <w:t>终端、中继器、集中器、多功能仪表、监控主机。</w:t>
      </w:r>
    </w:p>
    <w:p w:rsidR="009A6DF5" w:rsidRPr="009A6DF5" w:rsidRDefault="009A6DF5" w:rsidP="009A6DF5">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proofErr w:type="spellStart"/>
      <w:r w:rsidRPr="009A6DF5">
        <w:rPr>
          <w:rFonts w:ascii="Times New Roman" w:hint="eastAsia"/>
          <w:sz w:val="24"/>
          <w:szCs w:val="24"/>
        </w:rPr>
        <w:t>Zigbee</w:t>
      </w:r>
      <w:proofErr w:type="spellEnd"/>
      <w:r w:rsidRPr="009A6DF5">
        <w:rPr>
          <w:rFonts w:ascii="Times New Roman" w:hint="eastAsia"/>
          <w:sz w:val="24"/>
          <w:szCs w:val="24"/>
        </w:rPr>
        <w:t>终端</w:t>
      </w:r>
    </w:p>
    <w:p w:rsidR="009A6DF5" w:rsidRDefault="006C2202" w:rsidP="00634ED0">
      <w:pPr>
        <w:spacing w:line="360" w:lineRule="auto"/>
        <w:ind w:firstLineChars="200" w:firstLine="480"/>
        <w:rPr>
          <w:rFonts w:ascii="Times New Roman"/>
          <w:sz w:val="24"/>
          <w:szCs w:val="24"/>
        </w:rPr>
      </w:pPr>
      <w:r w:rsidRPr="009A6DF5">
        <w:rPr>
          <w:rFonts w:ascii="Times New Roman" w:hint="eastAsia"/>
          <w:sz w:val="24"/>
          <w:szCs w:val="24"/>
        </w:rPr>
        <w:lastRenderedPageBreak/>
        <w:t>每个母线接头需要一台</w:t>
      </w:r>
      <w:proofErr w:type="spellStart"/>
      <w:r w:rsidRPr="009A6DF5">
        <w:rPr>
          <w:rFonts w:ascii="Times New Roman" w:hint="eastAsia"/>
          <w:sz w:val="24"/>
          <w:szCs w:val="24"/>
        </w:rPr>
        <w:t>Zigbee</w:t>
      </w:r>
      <w:proofErr w:type="spellEnd"/>
      <w:r w:rsidRPr="009A6DF5">
        <w:rPr>
          <w:rFonts w:ascii="Times New Roman" w:hint="eastAsia"/>
          <w:sz w:val="24"/>
          <w:szCs w:val="24"/>
        </w:rPr>
        <w:t>终端设备，</w:t>
      </w:r>
      <w:proofErr w:type="spellStart"/>
      <w:r w:rsidR="00634ED0" w:rsidRPr="009A6DF5">
        <w:rPr>
          <w:rFonts w:ascii="Times New Roman" w:hint="eastAsia"/>
          <w:sz w:val="24"/>
          <w:szCs w:val="24"/>
        </w:rPr>
        <w:t>Zigbee</w:t>
      </w:r>
      <w:proofErr w:type="spellEnd"/>
      <w:r w:rsidR="00634ED0" w:rsidRPr="009A6DF5">
        <w:rPr>
          <w:rFonts w:ascii="Times New Roman" w:hint="eastAsia"/>
          <w:sz w:val="24"/>
          <w:szCs w:val="24"/>
        </w:rPr>
        <w:t>终端</w:t>
      </w:r>
      <w:r w:rsidR="00634ED0">
        <w:rPr>
          <w:rFonts w:ascii="Times New Roman" w:hint="eastAsia"/>
          <w:sz w:val="24"/>
          <w:szCs w:val="24"/>
        </w:rPr>
        <w:t>安装在母线接头盖板上，该</w:t>
      </w:r>
      <w:r w:rsidR="00634ED0" w:rsidRPr="009A6DF5">
        <w:rPr>
          <w:rFonts w:ascii="Times New Roman" w:hint="eastAsia"/>
          <w:sz w:val="24"/>
          <w:szCs w:val="24"/>
        </w:rPr>
        <w:t>终端</w:t>
      </w:r>
      <w:r w:rsidR="00634ED0">
        <w:rPr>
          <w:rFonts w:ascii="Times New Roman" w:hint="eastAsia"/>
          <w:sz w:val="24"/>
          <w:szCs w:val="24"/>
        </w:rPr>
        <w:t>具有母线接头的温湿度监测功能，可将监测到的数据通过</w:t>
      </w:r>
      <w:proofErr w:type="spellStart"/>
      <w:r w:rsidR="00634ED0">
        <w:rPr>
          <w:rFonts w:ascii="Times New Roman" w:hint="eastAsia"/>
          <w:sz w:val="24"/>
          <w:szCs w:val="24"/>
        </w:rPr>
        <w:t>Zigbee</w:t>
      </w:r>
      <w:proofErr w:type="spellEnd"/>
      <w:r w:rsidR="00634ED0">
        <w:rPr>
          <w:rFonts w:ascii="Times New Roman" w:hint="eastAsia"/>
          <w:sz w:val="24"/>
          <w:szCs w:val="24"/>
        </w:rPr>
        <w:t>通讯上传到同一楼层的中继器。</w:t>
      </w:r>
    </w:p>
    <w:p w:rsidR="00634ED0" w:rsidRDefault="00634ED0" w:rsidP="00634ED0">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）中继器</w:t>
      </w:r>
    </w:p>
    <w:p w:rsidR="006C2202" w:rsidRDefault="00634ED0" w:rsidP="00634ED0">
      <w:pPr>
        <w:spacing w:line="360" w:lineRule="auto"/>
        <w:ind w:firstLineChars="200" w:firstLine="480"/>
      </w:pPr>
      <w:r>
        <w:rPr>
          <w:rFonts w:ascii="Times New Roman" w:hint="eastAsia"/>
          <w:sz w:val="24"/>
          <w:szCs w:val="24"/>
        </w:rPr>
        <w:t>每</w:t>
      </w:r>
      <w:r w:rsidR="006C2202" w:rsidRPr="009A6DF5">
        <w:rPr>
          <w:rFonts w:ascii="Times New Roman" w:hint="eastAsia"/>
          <w:sz w:val="24"/>
          <w:szCs w:val="24"/>
        </w:rPr>
        <w:t>一楼层需要一台中继器，</w:t>
      </w:r>
      <w:r>
        <w:rPr>
          <w:rFonts w:ascii="Times New Roman" w:hint="eastAsia"/>
          <w:sz w:val="24"/>
          <w:szCs w:val="24"/>
        </w:rPr>
        <w:t>中继器安装在楼层中的一个母线接头处，中继器用来收集同一楼层各个</w:t>
      </w:r>
      <w:proofErr w:type="spellStart"/>
      <w:r>
        <w:rPr>
          <w:rFonts w:ascii="Times New Roman" w:hint="eastAsia"/>
          <w:sz w:val="24"/>
          <w:szCs w:val="24"/>
        </w:rPr>
        <w:t>Zigbee</w:t>
      </w:r>
      <w:proofErr w:type="spellEnd"/>
      <w:r>
        <w:rPr>
          <w:rFonts w:ascii="Times New Roman" w:hint="eastAsia"/>
          <w:sz w:val="24"/>
          <w:szCs w:val="24"/>
        </w:rPr>
        <w:t>终端发送来的接头温湿度信息，并将信息打包通过电力载波（</w:t>
      </w:r>
      <w:r>
        <w:rPr>
          <w:rFonts w:ascii="Times New Roman" w:hint="eastAsia"/>
          <w:sz w:val="24"/>
          <w:szCs w:val="24"/>
        </w:rPr>
        <w:t>PLC</w:t>
      </w:r>
      <w:r>
        <w:rPr>
          <w:rFonts w:ascii="Times New Roman" w:hint="eastAsia"/>
          <w:sz w:val="24"/>
          <w:szCs w:val="24"/>
        </w:rPr>
        <w:t>）通讯方式上传到集中器。</w:t>
      </w:r>
      <w:r w:rsidRPr="009A6DF5">
        <w:rPr>
          <w:rFonts w:ascii="Times New Roman" w:hint="eastAsia"/>
          <w:sz w:val="24"/>
          <w:szCs w:val="24"/>
        </w:rPr>
        <w:t>中继器具有母线接头监测功能</w:t>
      </w:r>
      <w:r w:rsidR="006C2202" w:rsidRPr="009A6DF5">
        <w:rPr>
          <w:rFonts w:ascii="Times New Roman" w:hint="eastAsia"/>
          <w:sz w:val="24"/>
          <w:szCs w:val="24"/>
        </w:rPr>
        <w:t>。</w:t>
      </w:r>
    </w:p>
    <w:p w:rsidR="00634ED0" w:rsidRDefault="00634ED0" w:rsidP="00634ED0">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3</w:t>
      </w:r>
      <w:r>
        <w:rPr>
          <w:rFonts w:ascii="Times New Roman" w:hint="eastAsia"/>
          <w:sz w:val="24"/>
          <w:szCs w:val="24"/>
        </w:rPr>
        <w:t>）集中器</w:t>
      </w:r>
    </w:p>
    <w:p w:rsidR="00634ED0" w:rsidRDefault="00633779" w:rsidP="00634ED0">
      <w:pPr>
        <w:spacing w:line="360" w:lineRule="auto"/>
        <w:ind w:firstLineChars="200" w:firstLine="480"/>
        <w:rPr>
          <w:rFonts w:ascii="Times New Roman"/>
          <w:sz w:val="24"/>
          <w:szCs w:val="24"/>
        </w:rPr>
      </w:pPr>
      <w:r>
        <w:rPr>
          <w:rFonts w:ascii="Times New Roman" w:hint="eastAsia"/>
          <w:sz w:val="24"/>
          <w:szCs w:val="24"/>
        </w:rPr>
        <w:t>集中器安装在监控室监控主机附近，用于将各楼层的中继器通过电力载波上传来的信息通过网络上传到监控主机。</w:t>
      </w:r>
    </w:p>
    <w:p w:rsidR="00633779" w:rsidRDefault="00633779" w:rsidP="0063377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4</w:t>
      </w:r>
      <w:r>
        <w:rPr>
          <w:rFonts w:ascii="Times New Roman" w:hint="eastAsia"/>
          <w:sz w:val="24"/>
          <w:szCs w:val="24"/>
        </w:rPr>
        <w:t>）多功能仪表</w:t>
      </w:r>
    </w:p>
    <w:p w:rsidR="00633779" w:rsidRDefault="00633779" w:rsidP="00633779">
      <w:pPr>
        <w:spacing w:line="360" w:lineRule="auto"/>
        <w:ind w:firstLineChars="200" w:firstLine="480"/>
        <w:rPr>
          <w:rFonts w:ascii="Times New Roman"/>
          <w:sz w:val="24"/>
          <w:szCs w:val="24"/>
        </w:rPr>
      </w:pPr>
      <w:r>
        <w:rPr>
          <w:rFonts w:ascii="Times New Roman" w:hint="eastAsia"/>
          <w:sz w:val="24"/>
          <w:szCs w:val="24"/>
        </w:rPr>
        <w:t>多功能仪表安装在配电柜内，用于监测母线各项电压、电流、功率等参数，多功能仪表通过</w:t>
      </w:r>
      <w:r>
        <w:rPr>
          <w:rFonts w:ascii="Times New Roman" w:hint="eastAsia"/>
          <w:sz w:val="24"/>
          <w:szCs w:val="24"/>
        </w:rPr>
        <w:t>485</w:t>
      </w:r>
      <w:r>
        <w:rPr>
          <w:rFonts w:ascii="Times New Roman" w:hint="eastAsia"/>
          <w:sz w:val="24"/>
          <w:szCs w:val="24"/>
        </w:rPr>
        <w:t>通讯与就近的检测终端或中继器相连，将数据通过集中器上传到监控主机。</w:t>
      </w:r>
    </w:p>
    <w:p w:rsidR="00633779" w:rsidRDefault="00633779" w:rsidP="0063377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5</w:t>
      </w:r>
      <w:r>
        <w:rPr>
          <w:rFonts w:ascii="Times New Roman" w:hint="eastAsia"/>
          <w:sz w:val="24"/>
          <w:szCs w:val="24"/>
        </w:rPr>
        <w:t>）</w:t>
      </w:r>
      <w:r w:rsidR="00552B4F">
        <w:rPr>
          <w:rFonts w:ascii="Times New Roman" w:hint="eastAsia"/>
          <w:sz w:val="24"/>
          <w:szCs w:val="24"/>
        </w:rPr>
        <w:t>监控主机</w:t>
      </w:r>
    </w:p>
    <w:p w:rsidR="00552B4F" w:rsidRDefault="00552B4F" w:rsidP="00633779">
      <w:pPr>
        <w:spacing w:line="360" w:lineRule="auto"/>
        <w:ind w:firstLineChars="200" w:firstLine="480"/>
        <w:rPr>
          <w:rFonts w:ascii="Times New Roman"/>
          <w:sz w:val="24"/>
          <w:szCs w:val="24"/>
        </w:rPr>
      </w:pPr>
      <w:r>
        <w:rPr>
          <w:rFonts w:ascii="Times New Roman" w:hint="eastAsia"/>
          <w:sz w:val="24"/>
          <w:szCs w:val="24"/>
        </w:rPr>
        <w:t>监控主机放置于监控室内，通过监控软件实现母线的温湿度的监控、报警、预警等功能。</w:t>
      </w:r>
    </w:p>
    <w:p w:rsidR="002A60C9" w:rsidRDefault="002A60C9" w:rsidP="002A60C9">
      <w:pPr>
        <w:pStyle w:val="3"/>
        <w:rPr>
          <w:rFonts w:ascii="黑体" w:eastAsia="黑体" w:hAnsi="黑体"/>
          <w:b w:val="0"/>
          <w:sz w:val="24"/>
          <w:szCs w:val="24"/>
        </w:rPr>
      </w:pPr>
      <w:bookmarkStart w:id="5" w:name="_Toc490319164"/>
      <w:r w:rsidRPr="00FF319C">
        <w:rPr>
          <w:rFonts w:ascii="黑体" w:eastAsia="黑体" w:hAnsi="黑体" w:hint="eastAsia"/>
          <w:b w:val="0"/>
          <w:sz w:val="24"/>
          <w:szCs w:val="24"/>
        </w:rPr>
        <w:t>2</w:t>
      </w:r>
      <w:r w:rsidRPr="00FF319C">
        <w:rPr>
          <w:rFonts w:ascii="黑体" w:eastAsia="黑体" w:hAnsi="黑体"/>
          <w:b w:val="0"/>
          <w:sz w:val="24"/>
          <w:szCs w:val="24"/>
        </w:rPr>
        <w:t>.</w:t>
      </w:r>
      <w:r w:rsidRPr="00FF319C">
        <w:rPr>
          <w:rFonts w:ascii="黑体" w:eastAsia="黑体" w:hAnsi="黑体" w:hint="eastAsia"/>
          <w:b w:val="0"/>
          <w:sz w:val="24"/>
          <w:szCs w:val="24"/>
        </w:rPr>
        <w:t>2</w:t>
      </w:r>
      <w:r>
        <w:rPr>
          <w:rFonts w:ascii="黑体" w:eastAsia="黑体" w:hAnsi="黑体" w:hint="eastAsia"/>
          <w:b w:val="0"/>
          <w:sz w:val="24"/>
          <w:szCs w:val="24"/>
        </w:rPr>
        <w:t>.</w:t>
      </w:r>
      <w:r w:rsidR="0077182F">
        <w:rPr>
          <w:rFonts w:ascii="黑体" w:eastAsia="黑体" w:hAnsi="黑体" w:hint="eastAsia"/>
          <w:b w:val="0"/>
          <w:sz w:val="24"/>
          <w:szCs w:val="24"/>
        </w:rPr>
        <w:t>2</w:t>
      </w:r>
      <w:r w:rsidRPr="00FF319C">
        <w:rPr>
          <w:rFonts w:ascii="黑体" w:eastAsia="黑体" w:hAnsi="黑体" w:hint="eastAsia"/>
          <w:b w:val="0"/>
          <w:sz w:val="24"/>
          <w:szCs w:val="24"/>
        </w:rPr>
        <w:t xml:space="preserve"> </w:t>
      </w:r>
      <w:r>
        <w:rPr>
          <w:rFonts w:ascii="黑体" w:eastAsia="黑体" w:hAnsi="黑体" w:hint="eastAsia"/>
          <w:b w:val="0"/>
          <w:sz w:val="24"/>
          <w:szCs w:val="24"/>
        </w:rPr>
        <w:t>母线平层安装RS485有线传输</w:t>
      </w:r>
      <w:bookmarkEnd w:id="5"/>
    </w:p>
    <w:p w:rsidR="002A60C9" w:rsidRDefault="002A60C9" w:rsidP="005D686B">
      <w:pPr>
        <w:ind w:firstLine="405"/>
        <w:rPr>
          <w:rFonts w:ascii="Times New Roman"/>
          <w:sz w:val="24"/>
          <w:szCs w:val="24"/>
        </w:rPr>
      </w:pPr>
      <w:r>
        <w:rPr>
          <w:rFonts w:ascii="Times New Roman"/>
          <w:sz w:val="24"/>
          <w:szCs w:val="24"/>
        </w:rPr>
        <w:t>母线</w:t>
      </w:r>
      <w:r>
        <w:rPr>
          <w:rFonts w:ascii="Times New Roman" w:hint="eastAsia"/>
          <w:sz w:val="24"/>
          <w:szCs w:val="24"/>
        </w:rPr>
        <w:t>平层安装</w:t>
      </w:r>
      <w:r>
        <w:rPr>
          <w:rFonts w:ascii="Times New Roman" w:hint="eastAsia"/>
          <w:sz w:val="24"/>
          <w:szCs w:val="24"/>
        </w:rPr>
        <w:t>RS485</w:t>
      </w:r>
      <w:r>
        <w:rPr>
          <w:rFonts w:ascii="Times New Roman" w:hint="eastAsia"/>
          <w:sz w:val="24"/>
          <w:szCs w:val="24"/>
        </w:rPr>
        <w:t>传输时，监测系统拓扑结构如图</w:t>
      </w:r>
      <w:r>
        <w:rPr>
          <w:rFonts w:ascii="Times New Roman" w:hint="eastAsia"/>
          <w:sz w:val="24"/>
          <w:szCs w:val="24"/>
        </w:rPr>
        <w:t>2-2</w:t>
      </w:r>
      <w:r>
        <w:rPr>
          <w:rFonts w:ascii="Times New Roman" w:hint="eastAsia"/>
          <w:sz w:val="24"/>
          <w:szCs w:val="24"/>
        </w:rPr>
        <w:t>所示。</w:t>
      </w:r>
    </w:p>
    <w:p w:rsidR="005D686B" w:rsidRPr="009B6C79" w:rsidRDefault="00811C7A" w:rsidP="005D686B">
      <w:pPr>
        <w:jc w:val="center"/>
      </w:pPr>
      <w:r>
        <w:pict>
          <v:group id="_x0000_s4025" editas="canvas" style="width:404.8pt;height:276.85pt;mso-position-horizontal-relative:char;mso-position-vertical-relative:line" coordorigin="2085,7657" coordsize="8096,5537">
            <o:lock v:ext="edit" aspectratio="t"/>
            <v:shape id="_x0000_s4026" type="#_x0000_t75" style="position:absolute;left:2085;top:7657;width:8096;height:5537" o:preferrelative="f">
              <v:fill o:detectmouseclick="t"/>
              <v:path o:extrusionok="t" o:connecttype="none"/>
              <o:lock v:ext="edit" text="t"/>
            </v:shape>
            <v:shape id="_x0000_s4027" type="#_x0000_t16" style="position:absolute;left:2267;top:11424;width:2488;height:145" fillcolor="#ff9"/>
            <v:shape id="_x0000_s4028" type="#_x0000_t16" style="position:absolute;left:2261;top:10088;width:7920;height:143" fillcolor="#ff9"/>
            <v:group id="_x0000_s4029" style="position:absolute;left:6358;top:11905;width:1857;height:1289" coordorigin="4713,8875" coordsize="2987,2055">
              <v:shape id="_x0000_s4030" type="#_x0000_t75" style="position:absolute;left:4713;top:8875;width:2987;height:2055">
                <v:imagedata r:id="rId12" o:title=""/>
              </v:shape>
              <v:shape id="_x0000_s4031" type="#_x0000_t75" style="position:absolute;left:4885;top:9028;width:2084;height:1170">
                <v:imagedata r:id="rId13" o:title=""/>
              </v:shape>
            </v:group>
            <v:shape id="_x0000_s4032" type="#_x0000_t75" style="position:absolute;left:4476;top:11979;width:999;height:948">
              <v:imagedata r:id="rId14" o:title=""/>
            </v:shape>
            <v:shape id="_x0000_s4033" type="#_x0000_t75" style="position:absolute;left:3753;top:7978;width:1002;height:559">
              <v:imagedata r:id="rId15" o:title="微信图片_20170714093524" croptop="4828f" cropleft="9249f" cropright="7729f"/>
            </v:shape>
            <v:shape id="_x0000_s4034" type="#_x0000_t75" style="position:absolute;left:2396;top:7996;width:888;height:541">
              <v:imagedata r:id="rId16" o:title=""/>
            </v:shape>
            <v:shape id="_x0000_s4035" type="#_x0000_t75" style="position:absolute;left:5272;top:7978;width:1002;height:559">
              <v:imagedata r:id="rId15" o:title="微信图片_20170714093524" croptop="4828f" cropleft="9249f" cropright="7729f"/>
            </v:shape>
            <v:shape id="_x0000_s4036" type="#_x0000_t75" style="position:absolute;left:6928;top:7978;width:1002;height:559">
              <v:imagedata r:id="rId15" o:title="微信图片_20170714093524" croptop="4828f" cropleft="9249f" cropright="7729f"/>
            </v:shape>
            <v:shape id="_x0000_s4037" type="#_x0000_t75" style="position:absolute;left:9062;top:7996;width:1002;height:559">
              <v:imagedata r:id="rId15" o:title="微信图片_20170714093524" croptop="4828f" cropleft="9249f" cropright="7729f"/>
            </v:shape>
            <v:shape id="_x0000_s4038" type="#_x0000_t202" style="position:absolute;left:3771;top:7657;width:945;height:321" filled="f" stroked="f">
              <v:textbox style="mso-next-textbox:#_x0000_s4038" inset="0,0,0,0">
                <w:txbxContent>
                  <w:p w:rsidR="005D686B" w:rsidRPr="00EE342B" w:rsidRDefault="005D686B" w:rsidP="005D686B">
                    <w:r w:rsidRPr="00EE342B">
                      <w:rPr>
                        <w:rFonts w:hint="eastAsia"/>
                      </w:rPr>
                      <w:t>监测终端</w:t>
                    </w:r>
                  </w:p>
                </w:txbxContent>
              </v:textbox>
            </v:shape>
            <v:shape id="_x0000_s4039" type="#_x0000_t202" style="position:absolute;left:5272;top:7657;width:945;height:321" filled="f" stroked="f">
              <v:textbox style="mso-next-textbox:#_x0000_s4039" inset="0,0,0,0">
                <w:txbxContent>
                  <w:p w:rsidR="005D686B" w:rsidRPr="00EE342B" w:rsidRDefault="005D686B" w:rsidP="005D686B">
                    <w:r w:rsidRPr="00EE342B">
                      <w:rPr>
                        <w:rFonts w:hint="eastAsia"/>
                      </w:rPr>
                      <w:t>监测终端</w:t>
                    </w:r>
                  </w:p>
                </w:txbxContent>
              </v:textbox>
            </v:shape>
            <v:shape id="_x0000_s4040" type="#_x0000_t202" style="position:absolute;left:6937;top:7657;width:945;height:321" filled="f" stroked="f">
              <v:textbox style="mso-next-textbox:#_x0000_s4040" inset="0,0,0,0">
                <w:txbxContent>
                  <w:p w:rsidR="005D686B" w:rsidRPr="00EE342B" w:rsidRDefault="005D686B" w:rsidP="005D686B">
                    <w:r w:rsidRPr="00EE342B">
                      <w:rPr>
                        <w:rFonts w:hint="eastAsia"/>
                      </w:rPr>
                      <w:t>监测终端</w:t>
                    </w:r>
                  </w:p>
                </w:txbxContent>
              </v:textbox>
            </v:shape>
            <v:shape id="_x0000_s4041" type="#_x0000_t202" style="position:absolute;left:9062;top:7675;width:945;height:321" filled="f" stroked="f">
              <v:textbox style="mso-next-textbox:#_x0000_s4041" inset="0,0,0,0">
                <w:txbxContent>
                  <w:p w:rsidR="005D686B" w:rsidRPr="00EE342B" w:rsidRDefault="005D686B" w:rsidP="005D686B">
                    <w:r w:rsidRPr="00EE342B">
                      <w:rPr>
                        <w:rFonts w:hint="eastAsia"/>
                      </w:rPr>
                      <w:t>监测终端</w:t>
                    </w:r>
                  </w:p>
                </w:txbxContent>
              </v:textbox>
            </v:shape>
            <v:shape id="_x0000_s4042" type="#_x0000_t202" style="position:absolute;left:2522;top:7675;width:699;height:321" filled="f" stroked="f">
              <v:textbox style="mso-next-textbox:#_x0000_s4042" inset="0,0,0,0">
                <w:txbxContent>
                  <w:p w:rsidR="005D686B" w:rsidRPr="00EE342B" w:rsidRDefault="005D686B" w:rsidP="005D686B">
                    <w:r w:rsidRPr="00EE342B">
                      <w:rPr>
                        <w:rFonts w:hint="eastAsia"/>
                      </w:rPr>
                      <w:t>中继器</w:t>
                    </w:r>
                  </w:p>
                </w:txbxContent>
              </v:textbox>
            </v:shape>
            <v:shape id="_x0000_s4043" type="#_x0000_t16" style="position:absolute;left:2229;top:8712;width:7920;height:143" fillcolor="#ff9"/>
            <v:shape id="_x0000_s4044" type="#_x0000_t67" style="position:absolute;left:2737;top:8481;width:143;height:231;flip:y" fillcolor="#c0504d [3205]">
              <v:textbox style="layout-flow:vertical-ideographic"/>
            </v:shape>
            <v:shape id="_x0000_s4045" type="#_x0000_t67" style="position:absolute;left:4180;top:8483;width:143;height:231;flip:y" fillcolor="#c0504d [3205]">
              <v:textbox style="layout-flow:vertical-ideographic"/>
            </v:shape>
            <v:shape id="_x0000_s4046" type="#_x0000_t67" style="position:absolute;left:5695;top:8481;width:143;height:231;flip:y" fillcolor="#c0504d [3205]">
              <v:textbox style="layout-flow:vertical-ideographic"/>
            </v:shape>
            <v:shape id="_x0000_s4047" type="#_x0000_t67" style="position:absolute;left:7353;top:8481;width:143;height:231;flip:y" fillcolor="#c0504d [3205]">
              <v:textbox style="layout-flow:vertical-ideographic"/>
            </v:shape>
            <v:shape id="_x0000_s4048" type="#_x0000_t67" style="position:absolute;left:9460;top:8481;width:143;height:231;flip:y" fillcolor="#c0504d [3205]">
              <v:textbox style="layout-flow:vertical-ideographic"/>
            </v:shape>
            <v:shape id="_x0000_s4049" type="#_x0000_t16" style="position:absolute;left:-255;top:10494;width:5112;height:143;rotation:270" fillcolor="#ff9"/>
            <v:shape id="_x0000_s4050" type="#_x0000_t75" style="position:absolute;left:3741;top:9352;width:1002;height:559">
              <v:imagedata r:id="rId15" o:title="微信图片_20170714093524" croptop="4828f" cropleft="9249f" cropright="7729f"/>
            </v:shape>
            <v:shape id="_x0000_s4051" type="#_x0000_t75" style="position:absolute;left:2384;top:9370;width:888;height:541">
              <v:imagedata r:id="rId16" o:title=""/>
            </v:shape>
            <v:shape id="_x0000_s4052" type="#_x0000_t75" style="position:absolute;left:5260;top:9352;width:1002;height:559">
              <v:imagedata r:id="rId15" o:title="微信图片_20170714093524" croptop="4828f" cropleft="9249f" cropright="7729f"/>
            </v:shape>
            <v:shape id="_x0000_s4053" type="#_x0000_t75" style="position:absolute;left:6916;top:9352;width:1002;height:559">
              <v:imagedata r:id="rId15" o:title="微信图片_20170714093524" croptop="4828f" cropleft="9249f" cropright="7729f"/>
            </v:shape>
            <v:shape id="_x0000_s4054" type="#_x0000_t75" style="position:absolute;left:9050;top:9370;width:1002;height:559">
              <v:imagedata r:id="rId15" o:title="微信图片_20170714093524" croptop="4828f" cropleft="9249f" cropright="7729f"/>
            </v:shape>
            <v:shape id="_x0000_s4055" type="#_x0000_t202" style="position:absolute;left:3759;top:9031;width:945;height:321" filled="f" stroked="f">
              <v:textbox style="mso-next-textbox:#_x0000_s4055" inset="0,0,0,0">
                <w:txbxContent>
                  <w:p w:rsidR="005D686B" w:rsidRPr="00EE342B" w:rsidRDefault="005D686B" w:rsidP="005D686B">
                    <w:r w:rsidRPr="00EE342B">
                      <w:rPr>
                        <w:rFonts w:hint="eastAsia"/>
                      </w:rPr>
                      <w:t>监测终端</w:t>
                    </w:r>
                  </w:p>
                </w:txbxContent>
              </v:textbox>
            </v:shape>
            <v:shape id="_x0000_s4056" type="#_x0000_t202" style="position:absolute;left:5260;top:9031;width:945;height:321" filled="f" stroked="f">
              <v:textbox style="mso-next-textbox:#_x0000_s4056" inset="0,0,0,0">
                <w:txbxContent>
                  <w:p w:rsidR="005D686B" w:rsidRPr="00EE342B" w:rsidRDefault="005D686B" w:rsidP="005D686B">
                    <w:r w:rsidRPr="00EE342B">
                      <w:rPr>
                        <w:rFonts w:hint="eastAsia"/>
                      </w:rPr>
                      <w:t>监测终端</w:t>
                    </w:r>
                  </w:p>
                </w:txbxContent>
              </v:textbox>
            </v:shape>
            <v:shape id="_x0000_s4057" type="#_x0000_t202" style="position:absolute;left:6925;top:9031;width:945;height:321" filled="f" stroked="f">
              <v:textbox style="mso-next-textbox:#_x0000_s4057" inset="0,0,0,0">
                <w:txbxContent>
                  <w:p w:rsidR="005D686B" w:rsidRPr="00EE342B" w:rsidRDefault="005D686B" w:rsidP="005D686B">
                    <w:r w:rsidRPr="00EE342B">
                      <w:rPr>
                        <w:rFonts w:hint="eastAsia"/>
                      </w:rPr>
                      <w:t>监测终端</w:t>
                    </w:r>
                  </w:p>
                </w:txbxContent>
              </v:textbox>
            </v:shape>
            <v:shape id="_x0000_s4058" type="#_x0000_t202" style="position:absolute;left:9050;top:9049;width:945;height:321" filled="f" stroked="f">
              <v:textbox style="mso-next-textbox:#_x0000_s4058" inset="0,0,0,0">
                <w:txbxContent>
                  <w:p w:rsidR="005D686B" w:rsidRPr="00EE342B" w:rsidRDefault="005D686B" w:rsidP="005D686B">
                    <w:r w:rsidRPr="00EE342B">
                      <w:rPr>
                        <w:rFonts w:hint="eastAsia"/>
                      </w:rPr>
                      <w:t>监测终端</w:t>
                    </w:r>
                  </w:p>
                </w:txbxContent>
              </v:textbox>
            </v:shape>
            <v:shape id="_x0000_s4059" type="#_x0000_t202" style="position:absolute;left:2528;top:9049;width:674;height:321" filled="f" stroked="f">
              <v:textbox style="mso-next-textbox:#_x0000_s4059" inset="0,0,0,0">
                <w:txbxContent>
                  <w:p w:rsidR="005D686B" w:rsidRPr="00EE342B" w:rsidRDefault="005D686B" w:rsidP="005D686B">
                    <w:r w:rsidRPr="00EE342B">
                      <w:rPr>
                        <w:rFonts w:hint="eastAsia"/>
                      </w:rPr>
                      <w:t>中继器</w:t>
                    </w:r>
                  </w:p>
                </w:txbxContent>
              </v:textbox>
            </v:shape>
            <v:shape id="_x0000_s4060" type="#_x0000_t67" style="position:absolute;left:2725;top:9855;width:143;height:231;flip:y" fillcolor="#c0504d [3205]">
              <v:textbox style="layout-flow:vertical-ideographic"/>
            </v:shape>
            <v:shape id="_x0000_s4061" type="#_x0000_t67" style="position:absolute;left:4168;top:9857;width:143;height:231;flip:y" fillcolor="#c0504d [3205]">
              <v:textbox style="layout-flow:vertical-ideographic"/>
            </v:shape>
            <v:shape id="_x0000_s4062" type="#_x0000_t67" style="position:absolute;left:5683;top:9855;width:143;height:231;flip:y" fillcolor="#c0504d [3205]">
              <v:textbox style="layout-flow:vertical-ideographic"/>
            </v:shape>
            <v:shape id="_x0000_s4063" type="#_x0000_t67" style="position:absolute;left:7341;top:9855;width:143;height:231;flip:y" fillcolor="#c0504d [3205]">
              <v:textbox style="layout-flow:vertical-ideographic"/>
            </v:shape>
            <v:shape id="_x0000_s4064" type="#_x0000_t67" style="position:absolute;left:9448;top:9855;width:143;height:231;flip:y" fillcolor="#c0504d [3205]">
              <v:textbox style="layout-flow:vertical-ideographic"/>
            </v:shape>
            <v:shape id="_x0000_s4065" type="#_x0000_t75" style="position:absolute;left:3747;top:10690;width:1002;height:559">
              <v:imagedata r:id="rId15" o:title="微信图片_20170714093524" croptop="4828f" cropleft="9249f" cropright="7729f"/>
            </v:shape>
            <v:shape id="_x0000_s4066" type="#_x0000_t75" style="position:absolute;left:2390;top:10708;width:888;height:541">
              <v:imagedata r:id="rId16" o:title=""/>
            </v:shape>
            <v:shape id="_x0000_s4067" type="#_x0000_t202" style="position:absolute;left:3765;top:10369;width:945;height:321" filled="f" stroked="f">
              <v:textbox style="mso-next-textbox:#_x0000_s4067" inset="0,0,0,0">
                <w:txbxContent>
                  <w:p w:rsidR="005D686B" w:rsidRPr="00EE342B" w:rsidRDefault="005D686B" w:rsidP="005D686B">
                    <w:r w:rsidRPr="00EE342B">
                      <w:rPr>
                        <w:rFonts w:hint="eastAsia"/>
                      </w:rPr>
                      <w:t>监测终端</w:t>
                    </w:r>
                  </w:p>
                </w:txbxContent>
              </v:textbox>
            </v:shape>
            <v:shape id="_x0000_s4068" type="#_x0000_t202" style="position:absolute;left:2534;top:10387;width:674;height:321" filled="f" stroked="f">
              <v:textbox style="mso-next-textbox:#_x0000_s4068" inset="0,0,0,0">
                <w:txbxContent>
                  <w:p w:rsidR="005D686B" w:rsidRPr="00EE342B" w:rsidRDefault="005D686B" w:rsidP="005D686B">
                    <w:r w:rsidRPr="00EE342B">
                      <w:rPr>
                        <w:rFonts w:hint="eastAsia"/>
                      </w:rPr>
                      <w:t>中继器</w:t>
                    </w:r>
                  </w:p>
                </w:txbxContent>
              </v:textbox>
            </v:shape>
            <v:shape id="_x0000_s4069" type="#_x0000_t67" style="position:absolute;left:2731;top:11193;width:143;height:231;flip:y" fillcolor="#c0504d [3205]">
              <v:textbox style="layout-flow:vertical-ideographic"/>
            </v:shape>
            <v:shape id="_x0000_s4070" type="#_x0000_t67" style="position:absolute;left:4174;top:11195;width:143;height:231;flip:y" fillcolor="#c0504d [3205]">
              <v:textbox style="layout-flow:vertical-ideographic"/>
            </v:shape>
            <v:shape id="_x0000_s4071" type="#_x0000_t75" style="position:absolute;left:5272;top:10637;width:730;height:672">
              <v:imagedata r:id="rId18" o:title=""/>
            </v:shape>
            <v:shape id="_x0000_s4072" type="#_x0000_t202" style="position:absolute;left:5146;top:10370;width:945;height:321" filled="f" stroked="f">
              <v:textbox style="mso-next-textbox:#_x0000_s4072" inset="0,0,0,0">
                <w:txbxContent>
                  <w:p w:rsidR="005D686B" w:rsidRPr="00EE342B" w:rsidRDefault="005D686B" w:rsidP="005D686B">
                    <w:r w:rsidRPr="00EE342B">
                      <w:rPr>
                        <w:rFonts w:hint="eastAsia"/>
                      </w:rPr>
                      <w:t>多功能仪表</w:t>
                    </w:r>
                  </w:p>
                </w:txbxContent>
              </v:textbox>
            </v:shape>
            <v:shape id="_x0000_s4073" type="#_x0000_t32" style="position:absolute;left:4749;top:10970;width:523;height:3" o:connectortype="straight">
              <v:stroke startarrow="block" endarrow="block"/>
            </v:shape>
            <v:shape id="_x0000_s4074" type="#_x0000_t202" style="position:absolute;left:4873;top:10709;width:440;height:321" filled="f" stroked="f">
              <v:textbox style="mso-next-textbox:#_x0000_s4074" inset="0,0,0,0">
                <w:txbxContent>
                  <w:p w:rsidR="005D686B" w:rsidRPr="00EE342B" w:rsidRDefault="005D686B" w:rsidP="005D686B">
                    <w:r w:rsidRPr="00EE342B">
                      <w:rPr>
                        <w:rFonts w:hint="eastAsia"/>
                      </w:rPr>
                      <w:t>485</w:t>
                    </w:r>
                  </w:p>
                </w:txbxContent>
              </v:textbox>
            </v:shape>
            <v:shape id="_x0000_s4075" type="#_x0000_t202" style="position:absolute;left:4542;top:11687;width:796;height:321" filled="f" stroked="f">
              <v:textbox style="mso-next-textbox:#_x0000_s4075" inset="0,0,0,0">
                <w:txbxContent>
                  <w:p w:rsidR="005D686B" w:rsidRPr="00EE342B" w:rsidRDefault="005D686B" w:rsidP="005D686B">
                    <w:r w:rsidRPr="00EE342B">
                      <w:rPr>
                        <w:rFonts w:hint="eastAsia"/>
                      </w:rPr>
                      <w:t>集中器</w:t>
                    </w:r>
                  </w:p>
                </w:txbxContent>
              </v:textbox>
            </v:shape>
            <v:shape id="_x0000_s4076" type="#_x0000_t202" style="position:absolute;left:6754;top:11660;width:1007;height:321" filled="f" stroked="f">
              <v:textbox style="mso-next-textbox:#_x0000_s4076" inset="0,0,0,0">
                <w:txbxContent>
                  <w:p w:rsidR="005D686B" w:rsidRPr="00EE342B" w:rsidRDefault="005D686B" w:rsidP="005D686B">
                    <w:r w:rsidRPr="00EE342B">
                      <w:rPr>
                        <w:rFonts w:hint="eastAsia"/>
                      </w:rPr>
                      <w:t>监控主机</w:t>
                    </w:r>
                  </w:p>
                </w:txbxContent>
              </v:textbox>
            </v:shape>
            <v:shape id="_x0000_s4077" type="#_x0000_t202" style="position:absolute;left:2868;top:12150;width:662;height:232" filled="f" stroked="f">
              <v:textbox style="mso-next-textbox:#_x0000_s4077" inset="0,0,0,0">
                <w:txbxContent>
                  <w:p w:rsidR="005D686B" w:rsidRPr="00EE342B" w:rsidRDefault="005D686B" w:rsidP="005D686B">
                    <w:r w:rsidRPr="00EE342B">
                      <w:rPr>
                        <w:rFonts w:hint="eastAsia"/>
                      </w:rPr>
                      <w:t>485</w:t>
                    </w:r>
                  </w:p>
                </w:txbxContent>
              </v:textbox>
            </v:shape>
            <v:shape id="_x0000_s4078" type="#_x0000_t32" style="position:absolute;left:5475;top:12461;width:978;height:1" o:connectortype="straight">
              <v:stroke startarrow="block" endarrow="block"/>
            </v:shape>
            <v:shape id="_x0000_s4079" type="#_x0000_t202" style="position:absolute;left:5699;top:12193;width:635;height:321" filled="f" stroked="f">
              <v:textbox style="mso-next-textbox:#_x0000_s4079" inset="0,0,0,0">
                <w:txbxContent>
                  <w:p w:rsidR="005D686B" w:rsidRPr="00EE342B" w:rsidRDefault="005D686B" w:rsidP="005D686B">
                    <w:r w:rsidRPr="00EE342B">
                      <w:rPr>
                        <w:rFonts w:hint="eastAsia"/>
                      </w:rPr>
                      <w:t>TCP/IP</w:t>
                    </w:r>
                  </w:p>
                </w:txbxContent>
              </v:textbox>
            </v:shape>
            <v:shape id="_x0000_s4080" type="#_x0000_t32" style="position:absolute;left:8215;top:8268;width:499;height:1" o:connectortype="straight" strokeweight="1.75pt">
              <v:stroke dashstyle="1 1"/>
            </v:shape>
            <v:shape id="_x0000_s4081" type="#_x0000_t32" style="position:absolute;left:8215;top:9679;width:499;height:1" o:connectortype="straight" strokeweight="1.75pt">
              <v:stroke dashstyle="1 1"/>
            </v:shape>
            <v:shape id="_x0000_s4082" type="#_x0000_t32" style="position:absolute;left:4749;top:8240;width:523;height:3" o:connectortype="straight">
              <v:stroke startarrow="block" endarrow="block"/>
            </v:shape>
            <v:shape id="_x0000_s4083" type="#_x0000_t202" style="position:absolute;left:4873;top:7979;width:440;height:321" filled="f" stroked="f">
              <v:textbox style="mso-next-textbox:#_x0000_s4083" inset="0,0,0,0">
                <w:txbxContent>
                  <w:p w:rsidR="005D686B" w:rsidRPr="00EE342B" w:rsidRDefault="005D686B" w:rsidP="005D686B">
                    <w:r w:rsidRPr="00EE342B">
                      <w:rPr>
                        <w:rFonts w:hint="eastAsia"/>
                      </w:rPr>
                      <w:t>485</w:t>
                    </w:r>
                  </w:p>
                </w:txbxContent>
              </v:textbox>
            </v:shape>
            <v:shape id="_x0000_s4084" type="#_x0000_t32" style="position:absolute;left:3219;top:8240;width:523;height:3" o:connectortype="straight">
              <v:stroke startarrow="block" endarrow="block"/>
            </v:shape>
            <v:shape id="_x0000_s4085" type="#_x0000_t202" style="position:absolute;left:3343;top:7979;width:440;height:321" filled="f" stroked="f">
              <v:textbox style="mso-next-textbox:#_x0000_s4085" inset="0,0,0,0">
                <w:txbxContent>
                  <w:p w:rsidR="005D686B" w:rsidRPr="00EE342B" w:rsidRDefault="005D686B" w:rsidP="005D686B">
                    <w:r w:rsidRPr="00EE342B">
                      <w:rPr>
                        <w:rFonts w:hint="eastAsia"/>
                      </w:rPr>
                      <w:t>485</w:t>
                    </w:r>
                  </w:p>
                </w:txbxContent>
              </v:textbox>
            </v:shape>
            <v:shape id="_x0000_s4086" type="#_x0000_t32" style="position:absolute;left:6324;top:8255;width:523;height:3" o:connectortype="straight">
              <v:stroke startarrow="block" endarrow="block"/>
            </v:shape>
            <v:shape id="_x0000_s4087" type="#_x0000_t202" style="position:absolute;left:6448;top:7994;width:440;height:321" filled="f" stroked="f">
              <v:textbox style="mso-next-textbox:#_x0000_s4087" inset="0,0,0,0">
                <w:txbxContent>
                  <w:p w:rsidR="005D686B" w:rsidRPr="00EE342B" w:rsidRDefault="005D686B" w:rsidP="005D686B">
                    <w:r w:rsidRPr="00EE342B">
                      <w:rPr>
                        <w:rFonts w:hint="eastAsia"/>
                      </w:rPr>
                      <w:t>485</w:t>
                    </w:r>
                  </w:p>
                </w:txbxContent>
              </v:textbox>
            </v:shape>
            <v:shape id="_x0000_s4088" type="#_x0000_t32" style="position:absolute;left:8199;top:8135;width:523;height:3" o:connectortype="straight">
              <v:stroke startarrow="block" endarrow="block"/>
            </v:shape>
            <v:shape id="_x0000_s4089" type="#_x0000_t202" style="position:absolute;left:8323;top:7874;width:440;height:321" filled="f" stroked="f">
              <v:textbox style="mso-next-textbox:#_x0000_s4089" inset="0,0,0,0">
                <w:txbxContent>
                  <w:p w:rsidR="005D686B" w:rsidRPr="00EE342B" w:rsidRDefault="005D686B" w:rsidP="005D686B">
                    <w:r w:rsidRPr="00EE342B">
                      <w:rPr>
                        <w:rFonts w:hint="eastAsia"/>
                      </w:rPr>
                      <w:t>485</w:t>
                    </w:r>
                  </w:p>
                </w:txbxContent>
              </v:textbox>
            </v:shape>
            <v:shape id="_x0000_s4090" type="#_x0000_t32" style="position:absolute;left:4749;top:9650;width:523;height:3" o:connectortype="straight">
              <v:stroke startarrow="block" endarrow="block"/>
            </v:shape>
            <v:shape id="_x0000_s4091" type="#_x0000_t202" style="position:absolute;left:4873;top:9389;width:440;height:321" filled="f" stroked="f">
              <v:textbox style="mso-next-textbox:#_x0000_s4091" inset="0,0,0,0">
                <w:txbxContent>
                  <w:p w:rsidR="005D686B" w:rsidRPr="00EE342B" w:rsidRDefault="005D686B" w:rsidP="005D686B">
                    <w:r w:rsidRPr="00EE342B">
                      <w:rPr>
                        <w:rFonts w:hint="eastAsia"/>
                      </w:rPr>
                      <w:t>485</w:t>
                    </w:r>
                  </w:p>
                </w:txbxContent>
              </v:textbox>
            </v:shape>
            <v:shape id="_x0000_s4092" type="#_x0000_t32" style="position:absolute;left:3219;top:9650;width:523;height:3" o:connectortype="straight">
              <v:stroke startarrow="block" endarrow="block"/>
            </v:shape>
            <v:shape id="_x0000_s4093" type="#_x0000_t202" style="position:absolute;left:3343;top:9389;width:440;height:321" filled="f" stroked="f">
              <v:textbox style="mso-next-textbox:#_x0000_s4093" inset="0,0,0,0">
                <w:txbxContent>
                  <w:p w:rsidR="005D686B" w:rsidRPr="00EE342B" w:rsidRDefault="005D686B" w:rsidP="005D686B">
                    <w:r w:rsidRPr="00EE342B">
                      <w:rPr>
                        <w:rFonts w:hint="eastAsia"/>
                      </w:rPr>
                      <w:t>485</w:t>
                    </w:r>
                  </w:p>
                </w:txbxContent>
              </v:textbox>
            </v:shape>
            <v:shape id="_x0000_s4094" type="#_x0000_t32" style="position:absolute;left:6324;top:9665;width:523;height:3" o:connectortype="straight">
              <v:stroke startarrow="block" endarrow="block"/>
            </v:shape>
            <v:shape id="_x0000_s4095" type="#_x0000_t202" style="position:absolute;left:6448;top:9404;width:440;height:321" filled="f" stroked="f">
              <v:textbox style="mso-next-textbox:#_x0000_s4095" inset="0,0,0,0">
                <w:txbxContent>
                  <w:p w:rsidR="005D686B" w:rsidRPr="00EE342B" w:rsidRDefault="005D686B" w:rsidP="005D686B">
                    <w:r w:rsidRPr="00EE342B">
                      <w:rPr>
                        <w:rFonts w:hint="eastAsia"/>
                      </w:rPr>
                      <w:t>485</w:t>
                    </w:r>
                  </w:p>
                </w:txbxContent>
              </v:textbox>
            </v:shape>
            <v:shape id="_x0000_s4096" type="#_x0000_t32" style="position:absolute;left:8199;top:9545;width:523;height:3" o:connectortype="straight">
              <v:stroke startarrow="block" endarrow="block"/>
            </v:shape>
            <v:shape id="_x0000_s4097" type="#_x0000_t202" style="position:absolute;left:8323;top:9284;width:440;height:321" filled="f" stroked="f">
              <v:textbox style="mso-next-textbox:#_x0000_s4097" inset="0,0,0,0">
                <w:txbxContent>
                  <w:p w:rsidR="005D686B" w:rsidRPr="00EE342B" w:rsidRDefault="005D686B" w:rsidP="005D686B">
                    <w:r w:rsidRPr="00EE342B">
                      <w:rPr>
                        <w:rFonts w:hint="eastAsia"/>
                      </w:rPr>
                      <w:t>485</w:t>
                    </w:r>
                  </w:p>
                </w:txbxContent>
              </v:textbox>
            </v:shape>
            <v:shape id="_x0000_s4098" type="#_x0000_t32" style="position:absolute;left:3234;top:10970;width:523;height:3" o:connectortype="straight">
              <v:stroke startarrow="block" endarrow="block"/>
            </v:shape>
            <v:shape id="_x0000_s4099" type="#_x0000_t202" style="position:absolute;left:3358;top:10709;width:440;height:321" filled="f" stroked="f">
              <v:textbox style="mso-next-textbox:#_x0000_s4099" inset="0,0,0,0">
                <w:txbxContent>
                  <w:p w:rsidR="005D686B" w:rsidRPr="00EE342B" w:rsidRDefault="005D686B" w:rsidP="005D686B">
                    <w:r w:rsidRPr="00EE342B">
                      <w:rPr>
                        <w:rFonts w:hint="eastAsia"/>
                      </w:rPr>
                      <w:t>485</w:t>
                    </w:r>
                  </w:p>
                </w:txbxContent>
              </v:textbox>
            </v:shape>
            <v:shape id="_x0000_s4100" type="#_x0000_t32" style="position:absolute;left:2521;top:8481;width:1;height:1013" o:connectortype="straight">
              <v:stroke startarrow="block" endarrow="block"/>
            </v:shape>
            <v:shape id="_x0000_s4101" type="#_x0000_t32" style="position:absolute;left:2520;top:9855;width:1;height:1013" o:connectortype="straight">
              <v:stroke startarrow="block" endarrow="block"/>
            </v:shape>
            <v:shape id="_x0000_s4102" type="#_x0000_t32" style="position:absolute;left:2534;top:11249;width:1;height:1185;flip:y" o:connectortype="straight">
              <v:stroke endarrow="block"/>
            </v:shape>
            <v:shape id="_x0000_s4103" type="#_x0000_t32" style="position:absolute;left:2535;top:12434;width:1776;height:1" o:connectortype="straight">
              <v:stroke endarrow="block"/>
            </v:shape>
            <v:shape id="_x0000_s4104" type="#_x0000_t32" style="position:absolute;left:2112;top:9031;width:7910;height:1" o:connectortype="straight">
              <v:stroke dashstyle="1 1" endcap="round"/>
            </v:shape>
            <v:shape id="_x0000_s4105" type="#_x0000_t32" style="position:absolute;left:2142;top:10368;width:7910;height:1" o:connectortype="straight">
              <v:stroke dashstyle="1 1" endcap="round"/>
            </v:shape>
            <v:shape id="_x0000_s4106" type="#_x0000_t32" style="position:absolute;left:2154;top:11673;width:7910;height:1" o:connectortype="straight">
              <v:stroke dashstyle="1 1" endcap="round"/>
            </v:shape>
            <w10:anchorlock/>
          </v:group>
        </w:pict>
      </w:r>
    </w:p>
    <w:p w:rsidR="002A60C9" w:rsidRPr="006C2202" w:rsidRDefault="002A60C9" w:rsidP="002A60C9">
      <w:pPr>
        <w:jc w:val="center"/>
        <w:rPr>
          <w:szCs w:val="21"/>
        </w:rPr>
      </w:pPr>
      <w:r w:rsidRPr="002C7A5E">
        <w:rPr>
          <w:rFonts w:hint="eastAsia"/>
          <w:szCs w:val="21"/>
        </w:rPr>
        <w:t>图</w:t>
      </w:r>
      <w:r w:rsidRPr="002C7A5E">
        <w:rPr>
          <w:rFonts w:hint="eastAsia"/>
          <w:szCs w:val="21"/>
        </w:rPr>
        <w:t>2-</w:t>
      </w:r>
      <w:r w:rsidR="00651562">
        <w:rPr>
          <w:rFonts w:hint="eastAsia"/>
          <w:szCs w:val="21"/>
        </w:rPr>
        <w:t>2</w:t>
      </w:r>
      <w:r w:rsidRPr="002C7A5E">
        <w:rPr>
          <w:rFonts w:ascii="Times New Roman"/>
          <w:szCs w:val="21"/>
        </w:rPr>
        <w:t>母线</w:t>
      </w:r>
      <w:r w:rsidRPr="002C7A5E">
        <w:rPr>
          <w:rFonts w:ascii="Times New Roman" w:hint="eastAsia"/>
          <w:szCs w:val="21"/>
        </w:rPr>
        <w:t>平层安装</w:t>
      </w:r>
      <w:r w:rsidR="00651562">
        <w:rPr>
          <w:rFonts w:ascii="Times New Roman" w:hint="eastAsia"/>
          <w:szCs w:val="21"/>
        </w:rPr>
        <w:t>RS485</w:t>
      </w:r>
      <w:r w:rsidR="00651562">
        <w:rPr>
          <w:rFonts w:ascii="Times New Roman" w:hint="eastAsia"/>
          <w:szCs w:val="21"/>
        </w:rPr>
        <w:t>传输</w:t>
      </w:r>
      <w:r>
        <w:rPr>
          <w:rFonts w:ascii="Times New Roman" w:hint="eastAsia"/>
          <w:szCs w:val="21"/>
        </w:rPr>
        <w:t>拓扑结构</w:t>
      </w:r>
    </w:p>
    <w:p w:rsidR="002A60C9" w:rsidRDefault="0077182F" w:rsidP="002A60C9">
      <w:pPr>
        <w:spacing w:line="360" w:lineRule="auto"/>
        <w:ind w:firstLineChars="200" w:firstLine="480"/>
        <w:rPr>
          <w:rFonts w:ascii="Times New Roman"/>
          <w:sz w:val="24"/>
          <w:szCs w:val="24"/>
        </w:rPr>
      </w:pPr>
      <w:r>
        <w:rPr>
          <w:rFonts w:ascii="Times New Roman" w:hint="eastAsia"/>
          <w:sz w:val="24"/>
          <w:szCs w:val="24"/>
        </w:rPr>
        <w:t>该监测系统</w:t>
      </w:r>
      <w:r w:rsidR="002A60C9">
        <w:rPr>
          <w:rFonts w:ascii="Times New Roman" w:hint="eastAsia"/>
          <w:sz w:val="24"/>
          <w:szCs w:val="24"/>
        </w:rPr>
        <w:t>所需设备如下：</w:t>
      </w:r>
      <w:r>
        <w:rPr>
          <w:rFonts w:ascii="Times New Roman" w:hint="eastAsia"/>
          <w:sz w:val="24"/>
          <w:szCs w:val="24"/>
        </w:rPr>
        <w:t>监测</w:t>
      </w:r>
      <w:r w:rsidR="002A60C9">
        <w:rPr>
          <w:rFonts w:ascii="Times New Roman" w:hint="eastAsia"/>
          <w:sz w:val="24"/>
          <w:szCs w:val="24"/>
        </w:rPr>
        <w:t>终端、中继器、集中器、多功能仪表、监控主机。</w:t>
      </w:r>
    </w:p>
    <w:p w:rsidR="002A60C9" w:rsidRPr="009A6DF5" w:rsidRDefault="002A60C9" w:rsidP="002A60C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r w:rsidR="0077182F">
        <w:rPr>
          <w:rFonts w:ascii="Times New Roman" w:hint="eastAsia"/>
          <w:sz w:val="24"/>
          <w:szCs w:val="24"/>
        </w:rPr>
        <w:t>监测</w:t>
      </w:r>
      <w:r w:rsidRPr="009A6DF5">
        <w:rPr>
          <w:rFonts w:ascii="Times New Roman" w:hint="eastAsia"/>
          <w:sz w:val="24"/>
          <w:szCs w:val="24"/>
        </w:rPr>
        <w:t>终端</w:t>
      </w:r>
    </w:p>
    <w:p w:rsidR="002A60C9" w:rsidRDefault="002A60C9" w:rsidP="002A60C9">
      <w:pPr>
        <w:spacing w:line="360" w:lineRule="auto"/>
        <w:ind w:firstLineChars="200" w:firstLine="480"/>
        <w:rPr>
          <w:rFonts w:ascii="Times New Roman"/>
          <w:sz w:val="24"/>
          <w:szCs w:val="24"/>
        </w:rPr>
      </w:pPr>
      <w:r w:rsidRPr="009A6DF5">
        <w:rPr>
          <w:rFonts w:ascii="Times New Roman" w:hint="eastAsia"/>
          <w:sz w:val="24"/>
          <w:szCs w:val="24"/>
        </w:rPr>
        <w:t>每个母线接头需要一台</w:t>
      </w:r>
      <w:r w:rsidR="0077182F">
        <w:rPr>
          <w:rFonts w:ascii="Times New Roman" w:hint="eastAsia"/>
          <w:sz w:val="24"/>
          <w:szCs w:val="24"/>
        </w:rPr>
        <w:t>监测</w:t>
      </w:r>
      <w:r w:rsidRPr="009A6DF5">
        <w:rPr>
          <w:rFonts w:ascii="Times New Roman" w:hint="eastAsia"/>
          <w:sz w:val="24"/>
          <w:szCs w:val="24"/>
        </w:rPr>
        <w:t>终端设备，</w:t>
      </w:r>
      <w:r w:rsidR="0077182F">
        <w:rPr>
          <w:rFonts w:ascii="Times New Roman" w:hint="eastAsia"/>
          <w:sz w:val="24"/>
          <w:szCs w:val="24"/>
        </w:rPr>
        <w:t>监测</w:t>
      </w:r>
      <w:r w:rsidRPr="009A6DF5">
        <w:rPr>
          <w:rFonts w:ascii="Times New Roman" w:hint="eastAsia"/>
          <w:sz w:val="24"/>
          <w:szCs w:val="24"/>
        </w:rPr>
        <w:t>终端</w:t>
      </w:r>
      <w:r>
        <w:rPr>
          <w:rFonts w:ascii="Times New Roman" w:hint="eastAsia"/>
          <w:sz w:val="24"/>
          <w:szCs w:val="24"/>
        </w:rPr>
        <w:t>安装在母线接头盖板上，该</w:t>
      </w:r>
      <w:r w:rsidRPr="009A6DF5">
        <w:rPr>
          <w:rFonts w:ascii="Times New Roman" w:hint="eastAsia"/>
          <w:sz w:val="24"/>
          <w:szCs w:val="24"/>
        </w:rPr>
        <w:t>终端</w:t>
      </w:r>
      <w:r>
        <w:rPr>
          <w:rFonts w:ascii="Times New Roman" w:hint="eastAsia"/>
          <w:sz w:val="24"/>
          <w:szCs w:val="24"/>
        </w:rPr>
        <w:t>具有母线接头的温湿度监测功能，可将监测到的数据通过</w:t>
      </w:r>
      <w:r w:rsidR="0077182F">
        <w:rPr>
          <w:rFonts w:ascii="Times New Roman" w:hint="eastAsia"/>
          <w:sz w:val="24"/>
          <w:szCs w:val="24"/>
        </w:rPr>
        <w:t>RS485</w:t>
      </w:r>
      <w:r>
        <w:rPr>
          <w:rFonts w:ascii="Times New Roman" w:hint="eastAsia"/>
          <w:sz w:val="24"/>
          <w:szCs w:val="24"/>
        </w:rPr>
        <w:t>通讯上传到同一楼层的中继器。</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）中继器</w:t>
      </w:r>
    </w:p>
    <w:p w:rsidR="002A60C9" w:rsidRDefault="002A60C9" w:rsidP="002A60C9">
      <w:pPr>
        <w:spacing w:line="360" w:lineRule="auto"/>
        <w:ind w:firstLineChars="200" w:firstLine="480"/>
      </w:pPr>
      <w:r>
        <w:rPr>
          <w:rFonts w:ascii="Times New Roman" w:hint="eastAsia"/>
          <w:sz w:val="24"/>
          <w:szCs w:val="24"/>
        </w:rPr>
        <w:t>每</w:t>
      </w:r>
      <w:r w:rsidRPr="009A6DF5">
        <w:rPr>
          <w:rFonts w:ascii="Times New Roman" w:hint="eastAsia"/>
          <w:sz w:val="24"/>
          <w:szCs w:val="24"/>
        </w:rPr>
        <w:t>一楼层需要一台中继器，</w:t>
      </w:r>
      <w:r>
        <w:rPr>
          <w:rFonts w:ascii="Times New Roman" w:hint="eastAsia"/>
          <w:sz w:val="24"/>
          <w:szCs w:val="24"/>
        </w:rPr>
        <w:t>中继器安装在楼层中的一个母线接头处，中继器用来收集同一楼层各个</w:t>
      </w:r>
      <w:r w:rsidR="0077182F">
        <w:rPr>
          <w:rFonts w:ascii="Times New Roman" w:hint="eastAsia"/>
          <w:sz w:val="24"/>
          <w:szCs w:val="24"/>
        </w:rPr>
        <w:t>监测</w:t>
      </w:r>
      <w:r>
        <w:rPr>
          <w:rFonts w:ascii="Times New Roman" w:hint="eastAsia"/>
          <w:sz w:val="24"/>
          <w:szCs w:val="24"/>
        </w:rPr>
        <w:t>终端发送来的接头温湿度信息，并将信息打包通过</w:t>
      </w:r>
      <w:r w:rsidR="00BA352D">
        <w:rPr>
          <w:rFonts w:ascii="Times New Roman" w:hint="eastAsia"/>
          <w:sz w:val="24"/>
          <w:szCs w:val="24"/>
        </w:rPr>
        <w:t>RS485</w:t>
      </w:r>
      <w:r>
        <w:rPr>
          <w:rFonts w:ascii="Times New Roman" w:hint="eastAsia"/>
          <w:sz w:val="24"/>
          <w:szCs w:val="24"/>
        </w:rPr>
        <w:t>通讯方式上传到集中器。</w:t>
      </w:r>
      <w:r w:rsidRPr="009A6DF5">
        <w:rPr>
          <w:rFonts w:ascii="Times New Roman" w:hint="eastAsia"/>
          <w:sz w:val="24"/>
          <w:szCs w:val="24"/>
        </w:rPr>
        <w:t>中继器具有母线接头监测功能。</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3</w:t>
      </w:r>
      <w:r>
        <w:rPr>
          <w:rFonts w:ascii="Times New Roman" w:hint="eastAsia"/>
          <w:sz w:val="24"/>
          <w:szCs w:val="24"/>
        </w:rPr>
        <w:t>）集中器</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集中器安装在监控室监控主机附近，用于将各楼层的中继器通过</w:t>
      </w:r>
      <w:r w:rsidR="00BA352D">
        <w:rPr>
          <w:rFonts w:ascii="Times New Roman" w:hint="eastAsia"/>
          <w:sz w:val="24"/>
          <w:szCs w:val="24"/>
        </w:rPr>
        <w:t>RS485</w:t>
      </w:r>
      <w:r>
        <w:rPr>
          <w:rFonts w:ascii="Times New Roman" w:hint="eastAsia"/>
          <w:sz w:val="24"/>
          <w:szCs w:val="24"/>
        </w:rPr>
        <w:t>上传来的信息通过网络上传到监控主机。</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4</w:t>
      </w:r>
      <w:r>
        <w:rPr>
          <w:rFonts w:ascii="Times New Roman" w:hint="eastAsia"/>
          <w:sz w:val="24"/>
          <w:szCs w:val="24"/>
        </w:rPr>
        <w:t>）多功能仪表</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多功能仪表安装在配电柜内，用于监测母线各项电压、电流、功率等参数，多功能仪表通过</w:t>
      </w:r>
      <w:r>
        <w:rPr>
          <w:rFonts w:ascii="Times New Roman" w:hint="eastAsia"/>
          <w:sz w:val="24"/>
          <w:szCs w:val="24"/>
        </w:rPr>
        <w:t>485</w:t>
      </w:r>
      <w:r>
        <w:rPr>
          <w:rFonts w:ascii="Times New Roman" w:hint="eastAsia"/>
          <w:sz w:val="24"/>
          <w:szCs w:val="24"/>
        </w:rPr>
        <w:t>通讯与就近的检测终端或中继器相连，将数据通过集中器上传到监控主机。</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lastRenderedPageBreak/>
        <w:t>（</w:t>
      </w:r>
      <w:r>
        <w:rPr>
          <w:rFonts w:ascii="Times New Roman" w:hint="eastAsia"/>
          <w:sz w:val="24"/>
          <w:szCs w:val="24"/>
        </w:rPr>
        <w:t>5</w:t>
      </w:r>
      <w:r>
        <w:rPr>
          <w:rFonts w:ascii="Times New Roman" w:hint="eastAsia"/>
          <w:sz w:val="24"/>
          <w:szCs w:val="24"/>
        </w:rPr>
        <w:t>）监控主机</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监控主机放置于监控室内，通过监控软件实现母线的温湿度的监控、报警、预警等功能。</w:t>
      </w:r>
    </w:p>
    <w:p w:rsidR="00707D86" w:rsidRDefault="00707D86" w:rsidP="00707D86">
      <w:pPr>
        <w:pStyle w:val="3"/>
        <w:rPr>
          <w:rFonts w:ascii="黑体" w:eastAsia="黑体" w:hAnsi="黑体"/>
          <w:b w:val="0"/>
          <w:sz w:val="24"/>
          <w:szCs w:val="24"/>
        </w:rPr>
      </w:pPr>
      <w:bookmarkStart w:id="6" w:name="_Toc490319165"/>
      <w:r w:rsidRPr="00FF319C">
        <w:rPr>
          <w:rFonts w:ascii="黑体" w:eastAsia="黑体" w:hAnsi="黑体" w:hint="eastAsia"/>
          <w:b w:val="0"/>
          <w:sz w:val="24"/>
          <w:szCs w:val="24"/>
        </w:rPr>
        <w:t>2</w:t>
      </w:r>
      <w:r w:rsidRPr="00FF319C">
        <w:rPr>
          <w:rFonts w:ascii="黑体" w:eastAsia="黑体" w:hAnsi="黑体"/>
          <w:b w:val="0"/>
          <w:sz w:val="24"/>
          <w:szCs w:val="24"/>
        </w:rPr>
        <w:t>.</w:t>
      </w:r>
      <w:r w:rsidRPr="00FF319C">
        <w:rPr>
          <w:rFonts w:ascii="黑体" w:eastAsia="黑体" w:hAnsi="黑体" w:hint="eastAsia"/>
          <w:b w:val="0"/>
          <w:sz w:val="24"/>
          <w:szCs w:val="24"/>
        </w:rPr>
        <w:t>2</w:t>
      </w:r>
      <w:r>
        <w:rPr>
          <w:rFonts w:ascii="黑体" w:eastAsia="黑体" w:hAnsi="黑体" w:hint="eastAsia"/>
          <w:b w:val="0"/>
          <w:sz w:val="24"/>
          <w:szCs w:val="24"/>
        </w:rPr>
        <w:t>.3</w:t>
      </w:r>
      <w:r w:rsidRPr="00FF319C">
        <w:rPr>
          <w:rFonts w:ascii="黑体" w:eastAsia="黑体" w:hAnsi="黑体" w:hint="eastAsia"/>
          <w:b w:val="0"/>
          <w:sz w:val="24"/>
          <w:szCs w:val="24"/>
        </w:rPr>
        <w:t xml:space="preserve"> </w:t>
      </w:r>
      <w:r>
        <w:rPr>
          <w:rFonts w:ascii="黑体" w:eastAsia="黑体" w:hAnsi="黑体" w:hint="eastAsia"/>
          <w:b w:val="0"/>
          <w:sz w:val="24"/>
          <w:szCs w:val="24"/>
        </w:rPr>
        <w:t>母线竖井安装PLC传输</w:t>
      </w:r>
      <w:bookmarkEnd w:id="6"/>
    </w:p>
    <w:p w:rsidR="00707D86" w:rsidRPr="009B6C79" w:rsidRDefault="00707D86" w:rsidP="00707D86">
      <w:r>
        <w:rPr>
          <w:rFonts w:hint="eastAsia"/>
        </w:rPr>
        <w:t xml:space="preserve">    </w:t>
      </w:r>
      <w:r>
        <w:rPr>
          <w:rFonts w:ascii="Times New Roman"/>
          <w:sz w:val="24"/>
          <w:szCs w:val="24"/>
        </w:rPr>
        <w:t>母线</w:t>
      </w:r>
      <w:r>
        <w:rPr>
          <w:rFonts w:ascii="Times New Roman" w:hint="eastAsia"/>
          <w:sz w:val="24"/>
          <w:szCs w:val="24"/>
        </w:rPr>
        <w:t>竖井安装</w:t>
      </w:r>
      <w:r>
        <w:rPr>
          <w:rFonts w:ascii="Times New Roman" w:hint="eastAsia"/>
          <w:sz w:val="24"/>
          <w:szCs w:val="24"/>
        </w:rPr>
        <w:t>PLC</w:t>
      </w:r>
      <w:r>
        <w:rPr>
          <w:rFonts w:ascii="Times New Roman" w:hint="eastAsia"/>
          <w:sz w:val="24"/>
          <w:szCs w:val="24"/>
        </w:rPr>
        <w:t>传输时，监测系统拓扑结构如图</w:t>
      </w:r>
      <w:r>
        <w:rPr>
          <w:rFonts w:ascii="Times New Roman" w:hint="eastAsia"/>
          <w:sz w:val="24"/>
          <w:szCs w:val="24"/>
        </w:rPr>
        <w:t>2-3</w:t>
      </w:r>
      <w:r>
        <w:rPr>
          <w:rFonts w:ascii="Times New Roman" w:hint="eastAsia"/>
          <w:sz w:val="24"/>
          <w:szCs w:val="24"/>
        </w:rPr>
        <w:t>所示。</w:t>
      </w:r>
    </w:p>
    <w:p w:rsidR="00670753" w:rsidRDefault="00811C7A" w:rsidP="00670753">
      <w:pPr>
        <w:jc w:val="center"/>
        <w:rPr>
          <w:szCs w:val="21"/>
        </w:rPr>
      </w:pPr>
      <w:r>
        <w:rPr>
          <w:szCs w:val="21"/>
        </w:rPr>
      </w:r>
      <w:r>
        <w:rPr>
          <w:szCs w:val="21"/>
        </w:rPr>
        <w:pict>
          <v:group id="_x0000_s4107" editas="canvas" style="width:284.8pt;height:285.65pt;mso-position-horizontal-relative:char;mso-position-vertical-relative:line" coordorigin="3150,7409" coordsize="5696,5713">
            <o:lock v:ext="edit" aspectratio="t"/>
            <v:shape id="_x0000_s4108" type="#_x0000_t75" style="position:absolute;left:3150;top:7409;width:5696;height:5713" o:preferrelative="f">
              <v:fill o:detectmouseclick="t"/>
              <v:path o:extrusionok="t" o:connecttype="none"/>
              <o:lock v:ext="edit" text="t"/>
            </v:shape>
            <v:group id="_x0000_s4109" style="position:absolute;left:6778;top:11695;width:1857;height:1289" coordorigin="4713,8875" coordsize="2987,2055">
              <v:shape id="_x0000_s4110" type="#_x0000_t75" style="position:absolute;left:4713;top:8875;width:2987;height:2055">
                <v:imagedata r:id="rId12" o:title=""/>
              </v:shape>
              <v:shape id="_x0000_s4111" type="#_x0000_t75" style="position:absolute;left:4885;top:9028;width:2084;height:1170">
                <v:imagedata r:id="rId13" o:title=""/>
              </v:shape>
            </v:group>
            <v:shape id="_x0000_s4112" type="#_x0000_t75" style="position:absolute;left:4896;top:11821;width:999;height:948">
              <v:imagedata r:id="rId14" o:title=""/>
            </v:shape>
            <v:shape id="_x0000_s4113" type="#_x0000_t67" style="position:absolute;left:3981;top:7814;width:257;height:365;rotation:90;flip:x y" fillcolor="#c0504d [3205]">
              <v:textbox style="layout-flow:vertical-ideographic"/>
            </v:shape>
            <v:shape id="_x0000_s4114" type="#_x0000_t16" style="position:absolute;left:1172;top:10141;width:5355;height:155;rotation:270" fillcolor="#ff9"/>
            <v:shape id="_x0000_s4115" type="#_x0000_t75" style="position:absolute;left:4300;top:10645;width:888;height:541">
              <v:imagedata r:id="rId16" o:title=""/>
            </v:shape>
            <v:shape id="_x0000_s4116" type="#_x0000_t202" style="position:absolute;left:4444;top:10324;width:674;height:321" filled="f" stroked="f">
              <v:textbox style="mso-next-textbox:#_x0000_s4116" inset="0,0,0,0">
                <w:txbxContent>
                  <w:p w:rsidR="00670753" w:rsidRPr="003B204D" w:rsidRDefault="00670753" w:rsidP="00670753">
                    <w:pPr>
                      <w:rPr>
                        <w:sz w:val="18"/>
                        <w:szCs w:val="18"/>
                      </w:rPr>
                    </w:pPr>
                    <w:r>
                      <w:rPr>
                        <w:rFonts w:hint="eastAsia"/>
                        <w:sz w:val="18"/>
                        <w:szCs w:val="18"/>
                      </w:rPr>
                      <w:t>中继器</w:t>
                    </w:r>
                  </w:p>
                </w:txbxContent>
              </v:textbox>
            </v:shape>
            <v:shape id="_x0000_s4117" type="#_x0000_t75" style="position:absolute;left:5729;top:10523;width:730;height:672">
              <v:imagedata r:id="rId18" o:title=""/>
            </v:shape>
            <v:shape id="_x0000_s4118" type="#_x0000_t202" style="position:absolute;left:5603;top:10256;width:945;height:321" filled="f" stroked="f">
              <v:textbox style="mso-next-textbox:#_x0000_s4118" inset="0,0,0,0">
                <w:txbxContent>
                  <w:p w:rsidR="00670753" w:rsidRPr="003B204D" w:rsidRDefault="00670753" w:rsidP="00670753">
                    <w:pPr>
                      <w:rPr>
                        <w:sz w:val="18"/>
                        <w:szCs w:val="18"/>
                      </w:rPr>
                    </w:pPr>
                    <w:r>
                      <w:rPr>
                        <w:rFonts w:hint="eastAsia"/>
                        <w:sz w:val="18"/>
                        <w:szCs w:val="18"/>
                      </w:rPr>
                      <w:t>多功能仪表</w:t>
                    </w:r>
                  </w:p>
                </w:txbxContent>
              </v:textbox>
            </v:shape>
            <v:shape id="_x0000_s4119" type="#_x0000_t32" style="position:absolute;left:5206;top:10856;width:523;height:3" o:connectortype="straight">
              <v:stroke startarrow="block" endarrow="block"/>
            </v:shape>
            <v:shape id="_x0000_s4120" type="#_x0000_t202" style="position:absolute;left:5330;top:10595;width:440;height:321" filled="f" stroked="f">
              <v:textbox style="mso-next-textbox:#_x0000_s4120" inset="0,0,0,0">
                <w:txbxContent>
                  <w:p w:rsidR="00670753" w:rsidRPr="003B204D" w:rsidRDefault="00670753" w:rsidP="00670753">
                    <w:pPr>
                      <w:rPr>
                        <w:sz w:val="18"/>
                        <w:szCs w:val="18"/>
                      </w:rPr>
                    </w:pPr>
                    <w:r>
                      <w:rPr>
                        <w:rFonts w:hint="eastAsia"/>
                        <w:sz w:val="18"/>
                        <w:szCs w:val="18"/>
                      </w:rPr>
                      <w:t>485</w:t>
                    </w:r>
                  </w:p>
                </w:txbxContent>
              </v:textbox>
            </v:shape>
            <v:shape id="_x0000_s4121" type="#_x0000_t202" style="position:absolute;left:5136;top:11491;width:622;height:321" filled="f" stroked="f">
              <v:textbox style="mso-next-textbox:#_x0000_s4121" inset="0,0,0,0">
                <w:txbxContent>
                  <w:p w:rsidR="00670753" w:rsidRPr="003B204D" w:rsidRDefault="00670753" w:rsidP="00670753">
                    <w:pPr>
                      <w:rPr>
                        <w:sz w:val="18"/>
                        <w:szCs w:val="18"/>
                      </w:rPr>
                    </w:pPr>
                    <w:r>
                      <w:rPr>
                        <w:rFonts w:hint="eastAsia"/>
                        <w:sz w:val="18"/>
                        <w:szCs w:val="18"/>
                      </w:rPr>
                      <w:t>集中器</w:t>
                    </w:r>
                  </w:p>
                </w:txbxContent>
              </v:textbox>
            </v:shape>
            <v:shape id="_x0000_s4122" type="#_x0000_t202" style="position:absolute;left:7174;top:11411;width:824;height:321" filled="f" stroked="f">
              <v:textbox style="mso-next-textbox:#_x0000_s4122" inset="0,0,0,0">
                <w:txbxContent>
                  <w:p w:rsidR="00670753" w:rsidRPr="003B204D" w:rsidRDefault="00670753" w:rsidP="00670753">
                    <w:pPr>
                      <w:rPr>
                        <w:sz w:val="18"/>
                        <w:szCs w:val="18"/>
                      </w:rPr>
                    </w:pPr>
                    <w:r>
                      <w:rPr>
                        <w:rFonts w:hint="eastAsia"/>
                        <w:sz w:val="18"/>
                        <w:szCs w:val="18"/>
                      </w:rPr>
                      <w:t>监控主机</w:t>
                    </w:r>
                  </w:p>
                </w:txbxContent>
              </v:textbox>
            </v:shape>
            <v:shape id="_x0000_s4123" type="#_x0000_t32" style="position:absolute;left:3912;top:12324;width:984;height:1" o:connectortype="straight">
              <v:stroke startarrow="block" endarrow="block"/>
            </v:shape>
            <v:shape id="_x0000_s4124" type="#_x0000_t202" style="position:absolute;left:3988;top:12003;width:945;height:321" filled="f" stroked="f">
              <v:textbox style="mso-next-textbox:#_x0000_s4124" inset="0,0,0,0">
                <w:txbxContent>
                  <w:p w:rsidR="00670753" w:rsidRPr="003B204D" w:rsidRDefault="00670753" w:rsidP="00670753">
                    <w:pPr>
                      <w:rPr>
                        <w:sz w:val="18"/>
                        <w:szCs w:val="18"/>
                      </w:rPr>
                    </w:pPr>
                    <w:r>
                      <w:rPr>
                        <w:rFonts w:hint="eastAsia"/>
                        <w:sz w:val="18"/>
                        <w:szCs w:val="18"/>
                      </w:rPr>
                      <w:t>电力线载波</w:t>
                    </w:r>
                  </w:p>
                </w:txbxContent>
              </v:textbox>
            </v:shape>
            <v:shape id="_x0000_s4125" type="#_x0000_t32" style="position:absolute;left:5895;top:12303;width:978;height:1" o:connectortype="straight">
              <v:stroke startarrow="block" endarrow="block"/>
            </v:shape>
            <v:shape id="_x0000_s4126" type="#_x0000_t202" style="position:absolute;left:6119;top:12035;width:635;height:321" filled="f" stroked="f">
              <v:textbox style="mso-next-textbox:#_x0000_s4126" inset="0,0,0,0">
                <w:txbxContent>
                  <w:p w:rsidR="00670753" w:rsidRPr="003B204D" w:rsidRDefault="00670753" w:rsidP="00670753">
                    <w:pPr>
                      <w:rPr>
                        <w:sz w:val="18"/>
                        <w:szCs w:val="18"/>
                      </w:rPr>
                    </w:pPr>
                    <w:r>
                      <w:rPr>
                        <w:rFonts w:hint="eastAsia"/>
                        <w:sz w:val="18"/>
                        <w:szCs w:val="18"/>
                      </w:rPr>
                      <w:t>TCP/IP</w:t>
                    </w:r>
                  </w:p>
                </w:txbxContent>
              </v:textbox>
            </v:shape>
            <v:shape id="_x0000_s4127" type="#_x0000_t202" style="position:absolute;left:3494;top:9340;width:278;height:1980" filled="f" stroked="f">
              <v:textbox style="mso-next-textbox:#_x0000_s4127" inset="0,0,0,0">
                <w:txbxContent>
                  <w:p w:rsidR="00670753" w:rsidRDefault="00670753" w:rsidP="00670753">
                    <w:pPr>
                      <w:rPr>
                        <w:sz w:val="18"/>
                        <w:szCs w:val="18"/>
                      </w:rPr>
                    </w:pPr>
                    <w:r>
                      <w:rPr>
                        <w:rFonts w:hint="eastAsia"/>
                        <w:sz w:val="18"/>
                        <w:szCs w:val="18"/>
                      </w:rPr>
                      <w:t>电</w:t>
                    </w:r>
                  </w:p>
                  <w:p w:rsidR="00670753" w:rsidRDefault="00670753" w:rsidP="00670753">
                    <w:pPr>
                      <w:rPr>
                        <w:sz w:val="18"/>
                        <w:szCs w:val="18"/>
                      </w:rPr>
                    </w:pPr>
                    <w:r>
                      <w:rPr>
                        <w:rFonts w:hint="eastAsia"/>
                        <w:sz w:val="18"/>
                        <w:szCs w:val="18"/>
                      </w:rPr>
                      <w:t>力</w:t>
                    </w:r>
                  </w:p>
                  <w:p w:rsidR="00670753" w:rsidRDefault="00670753" w:rsidP="00670753">
                    <w:pPr>
                      <w:rPr>
                        <w:sz w:val="18"/>
                        <w:szCs w:val="18"/>
                      </w:rPr>
                    </w:pPr>
                    <w:r>
                      <w:rPr>
                        <w:rFonts w:hint="eastAsia"/>
                        <w:sz w:val="18"/>
                        <w:szCs w:val="18"/>
                      </w:rPr>
                      <w:t>线</w:t>
                    </w:r>
                  </w:p>
                  <w:p w:rsidR="00670753" w:rsidRDefault="00670753" w:rsidP="00670753">
                    <w:pPr>
                      <w:rPr>
                        <w:sz w:val="18"/>
                        <w:szCs w:val="18"/>
                      </w:rPr>
                    </w:pPr>
                    <w:r>
                      <w:rPr>
                        <w:rFonts w:hint="eastAsia"/>
                        <w:sz w:val="18"/>
                        <w:szCs w:val="18"/>
                      </w:rPr>
                      <w:t>载</w:t>
                    </w:r>
                  </w:p>
                  <w:p w:rsidR="00670753" w:rsidRPr="003B204D" w:rsidRDefault="00670753" w:rsidP="00670753">
                    <w:pPr>
                      <w:rPr>
                        <w:sz w:val="18"/>
                        <w:szCs w:val="18"/>
                      </w:rPr>
                    </w:pPr>
                    <w:r>
                      <w:rPr>
                        <w:rFonts w:hint="eastAsia"/>
                        <w:sz w:val="18"/>
                        <w:szCs w:val="18"/>
                      </w:rPr>
                      <w:t>波</w:t>
                    </w:r>
                  </w:p>
                </w:txbxContent>
              </v:textbox>
            </v:shape>
            <v:shape id="_x0000_s4128" type="#_x0000_t75" style="position:absolute;left:4318;top:7730;width:1002;height:559">
              <v:imagedata r:id="rId15" o:title="微信图片_20170714093524" croptop="4828f" cropleft="9249f" cropright="7729f"/>
            </v:shape>
            <v:shape id="_x0000_s4129" type="#_x0000_t202" style="position:absolute;left:4381;top:7409;width:945;height:321" filled="f" stroked="f">
              <v:textbox style="mso-next-textbox:#_x0000_s4129" inset="0,0,0,0">
                <w:txbxContent>
                  <w:p w:rsidR="00670753" w:rsidRPr="003B204D" w:rsidRDefault="00670753" w:rsidP="00670753">
                    <w:pPr>
                      <w:rPr>
                        <w:sz w:val="18"/>
                        <w:szCs w:val="18"/>
                      </w:rPr>
                    </w:pPr>
                    <w:r>
                      <w:rPr>
                        <w:rFonts w:hint="eastAsia"/>
                        <w:sz w:val="18"/>
                        <w:szCs w:val="18"/>
                      </w:rPr>
                      <w:t>PLC</w:t>
                    </w:r>
                    <w:r w:rsidRPr="003B204D">
                      <w:rPr>
                        <w:rFonts w:hint="eastAsia"/>
                        <w:sz w:val="18"/>
                        <w:szCs w:val="18"/>
                      </w:rPr>
                      <w:t>终端</w:t>
                    </w:r>
                  </w:p>
                </w:txbxContent>
              </v:textbox>
            </v:shape>
            <v:shape id="_x0000_s4130" type="#_x0000_t67" style="position:absolute;left:3966;top:9564;width:257;height:365;rotation:90;flip:x y" fillcolor="#c0504d [3205]">
              <v:textbox style="layout-flow:vertical-ideographic"/>
            </v:shape>
            <v:shape id="_x0000_s4131" type="#_x0000_t75" style="position:absolute;left:4288;top:9480;width:1002;height:559">
              <v:imagedata r:id="rId15" o:title="微信图片_20170714093524" croptop="4828f" cropleft="9249f" cropright="7729f"/>
            </v:shape>
            <v:shape id="_x0000_s4132" type="#_x0000_t202" style="position:absolute;left:4351;top:9159;width:945;height:321" filled="f" stroked="f">
              <v:textbox style="mso-next-textbox:#_x0000_s4132" inset="0,0,0,0">
                <w:txbxContent>
                  <w:p w:rsidR="00670753" w:rsidRPr="003B204D" w:rsidRDefault="00670753" w:rsidP="00670753">
                    <w:pPr>
                      <w:rPr>
                        <w:sz w:val="18"/>
                        <w:szCs w:val="18"/>
                      </w:rPr>
                    </w:pPr>
                    <w:r>
                      <w:rPr>
                        <w:rFonts w:hint="eastAsia"/>
                        <w:sz w:val="18"/>
                        <w:szCs w:val="18"/>
                      </w:rPr>
                      <w:t>PLC</w:t>
                    </w:r>
                    <w:r w:rsidRPr="003B204D">
                      <w:rPr>
                        <w:rFonts w:hint="eastAsia"/>
                        <w:sz w:val="18"/>
                        <w:szCs w:val="18"/>
                      </w:rPr>
                      <w:t>终端</w:t>
                    </w:r>
                  </w:p>
                </w:txbxContent>
              </v:textbox>
            </v:shape>
            <v:shape id="_x0000_s4133" type="#_x0000_t67" style="position:absolute;left:3981;top:10763;width:257;height:365;rotation:90;flip:x y" fillcolor="#c0504d [3205]">
              <v:textbox style="layout-flow:vertical-ideographic"/>
            </v:shape>
            <v:shape id="_x0000_s4134" type="#_x0000_t32" style="position:absolute;left:4680;top:8456;width:1;height:585" o:connectortype="straight" strokeweight="1.75pt">
              <v:stroke dashstyle="1 1"/>
            </v:shape>
            <v:shape id="_x0000_s4135" type="#_x0000_t32" style="position:absolute;left:3600;top:8741;width:4710;height:1" o:connectortype="straight">
              <v:stroke dashstyle="1 1" endcap="round"/>
            </v:shape>
            <v:shape id="_x0000_s4136" type="#_x0000_t32" style="position:absolute;left:3600;top:10151;width:4710;height:1" o:connectortype="straight">
              <v:stroke dashstyle="1 1" endcap="round"/>
            </v:shape>
            <v:shape id="_x0000_s4137" type="#_x0000_t32" style="position:absolute;left:3600;top:11319;width:4710;height:1" o:connectortype="straight">
              <v:stroke dashstyle="1 1" endcap="round"/>
            </v:shape>
            <w10:anchorlock/>
          </v:group>
        </w:pict>
      </w:r>
    </w:p>
    <w:p w:rsidR="00707D86" w:rsidRPr="006C2202" w:rsidRDefault="00707D86" w:rsidP="00670753">
      <w:pPr>
        <w:jc w:val="center"/>
        <w:rPr>
          <w:szCs w:val="21"/>
        </w:rPr>
      </w:pPr>
      <w:r w:rsidRPr="002C7A5E">
        <w:rPr>
          <w:rFonts w:hint="eastAsia"/>
          <w:szCs w:val="21"/>
        </w:rPr>
        <w:t>图</w:t>
      </w:r>
      <w:r w:rsidRPr="002C7A5E">
        <w:rPr>
          <w:rFonts w:hint="eastAsia"/>
          <w:szCs w:val="21"/>
        </w:rPr>
        <w:t>2-</w:t>
      </w:r>
      <w:r w:rsidR="0038456E">
        <w:rPr>
          <w:rFonts w:hint="eastAsia"/>
          <w:szCs w:val="21"/>
        </w:rPr>
        <w:t>3</w:t>
      </w:r>
      <w:r w:rsidRPr="002C7A5E">
        <w:rPr>
          <w:rFonts w:ascii="Times New Roman"/>
          <w:szCs w:val="21"/>
        </w:rPr>
        <w:t>母线</w:t>
      </w:r>
      <w:r w:rsidR="0038456E">
        <w:rPr>
          <w:rFonts w:ascii="Times New Roman" w:hint="eastAsia"/>
          <w:szCs w:val="21"/>
        </w:rPr>
        <w:t>竖井</w:t>
      </w:r>
      <w:r w:rsidRPr="002C7A5E">
        <w:rPr>
          <w:rFonts w:ascii="Times New Roman" w:hint="eastAsia"/>
          <w:szCs w:val="21"/>
        </w:rPr>
        <w:t>安装</w:t>
      </w:r>
      <w:r w:rsidR="0038456E">
        <w:rPr>
          <w:rFonts w:ascii="Times New Roman" w:hint="eastAsia"/>
          <w:szCs w:val="21"/>
        </w:rPr>
        <w:t>PLC</w:t>
      </w:r>
      <w:r>
        <w:rPr>
          <w:rFonts w:ascii="Times New Roman" w:hint="eastAsia"/>
          <w:szCs w:val="21"/>
        </w:rPr>
        <w:t>传输拓扑结构</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该监测系统所需设备如下：</w:t>
      </w:r>
      <w:r w:rsidR="0038456E">
        <w:rPr>
          <w:rFonts w:ascii="Times New Roman" w:hint="eastAsia"/>
          <w:sz w:val="24"/>
          <w:szCs w:val="24"/>
        </w:rPr>
        <w:t>PLC</w:t>
      </w:r>
      <w:r>
        <w:rPr>
          <w:rFonts w:ascii="Times New Roman" w:hint="eastAsia"/>
          <w:sz w:val="24"/>
          <w:szCs w:val="24"/>
        </w:rPr>
        <w:t>终端、中继器、集中器、多功能仪表、监控主机。</w:t>
      </w:r>
    </w:p>
    <w:p w:rsidR="00707D86" w:rsidRPr="009A6DF5" w:rsidRDefault="00707D86" w:rsidP="00707D86">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r w:rsidR="0038456E">
        <w:rPr>
          <w:rFonts w:ascii="Times New Roman" w:hint="eastAsia"/>
          <w:sz w:val="24"/>
          <w:szCs w:val="24"/>
        </w:rPr>
        <w:t>PLC</w:t>
      </w:r>
      <w:r w:rsidRPr="009A6DF5">
        <w:rPr>
          <w:rFonts w:ascii="Times New Roman" w:hint="eastAsia"/>
          <w:sz w:val="24"/>
          <w:szCs w:val="24"/>
        </w:rPr>
        <w:t>终端</w:t>
      </w:r>
    </w:p>
    <w:p w:rsidR="00707D86" w:rsidRDefault="00707D86" w:rsidP="00707D86">
      <w:pPr>
        <w:spacing w:line="360" w:lineRule="auto"/>
        <w:ind w:firstLineChars="200" w:firstLine="480"/>
        <w:rPr>
          <w:rFonts w:ascii="Times New Roman"/>
          <w:sz w:val="24"/>
          <w:szCs w:val="24"/>
        </w:rPr>
      </w:pPr>
      <w:r w:rsidRPr="009A6DF5">
        <w:rPr>
          <w:rFonts w:ascii="Times New Roman" w:hint="eastAsia"/>
          <w:sz w:val="24"/>
          <w:szCs w:val="24"/>
        </w:rPr>
        <w:t>每个母线接头需要一台</w:t>
      </w:r>
      <w:r w:rsidR="0038456E">
        <w:rPr>
          <w:rFonts w:ascii="Times New Roman" w:hint="eastAsia"/>
          <w:sz w:val="24"/>
          <w:szCs w:val="24"/>
        </w:rPr>
        <w:t>PLC</w:t>
      </w:r>
      <w:r w:rsidRPr="009A6DF5">
        <w:rPr>
          <w:rFonts w:ascii="Times New Roman" w:hint="eastAsia"/>
          <w:sz w:val="24"/>
          <w:szCs w:val="24"/>
        </w:rPr>
        <w:t>终端设备，</w:t>
      </w:r>
      <w:r w:rsidR="0038456E">
        <w:rPr>
          <w:rFonts w:ascii="Times New Roman" w:hint="eastAsia"/>
          <w:sz w:val="24"/>
          <w:szCs w:val="24"/>
        </w:rPr>
        <w:t>PLC</w:t>
      </w:r>
      <w:r w:rsidRPr="009A6DF5">
        <w:rPr>
          <w:rFonts w:ascii="Times New Roman" w:hint="eastAsia"/>
          <w:sz w:val="24"/>
          <w:szCs w:val="24"/>
        </w:rPr>
        <w:t>终端</w:t>
      </w:r>
      <w:r>
        <w:rPr>
          <w:rFonts w:ascii="Times New Roman" w:hint="eastAsia"/>
          <w:sz w:val="24"/>
          <w:szCs w:val="24"/>
        </w:rPr>
        <w:t>安装在母线接头盖板上，该</w:t>
      </w:r>
      <w:r w:rsidRPr="009A6DF5">
        <w:rPr>
          <w:rFonts w:ascii="Times New Roman" w:hint="eastAsia"/>
          <w:sz w:val="24"/>
          <w:szCs w:val="24"/>
        </w:rPr>
        <w:t>终端</w:t>
      </w:r>
      <w:r>
        <w:rPr>
          <w:rFonts w:ascii="Times New Roman" w:hint="eastAsia"/>
          <w:sz w:val="24"/>
          <w:szCs w:val="24"/>
        </w:rPr>
        <w:t>具有母线接头的温湿度监测功能，可将监测到的数据通过</w:t>
      </w:r>
      <w:r w:rsidR="0038456E">
        <w:rPr>
          <w:rFonts w:ascii="Times New Roman" w:hint="eastAsia"/>
          <w:sz w:val="24"/>
          <w:szCs w:val="24"/>
        </w:rPr>
        <w:t>PLC</w:t>
      </w:r>
      <w:r>
        <w:rPr>
          <w:rFonts w:ascii="Times New Roman" w:hint="eastAsia"/>
          <w:sz w:val="24"/>
          <w:szCs w:val="24"/>
        </w:rPr>
        <w:t>通讯上传到中继器。</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）中继器</w:t>
      </w:r>
    </w:p>
    <w:p w:rsidR="00707D86" w:rsidRDefault="00707D86" w:rsidP="00707D86">
      <w:pPr>
        <w:spacing w:line="360" w:lineRule="auto"/>
        <w:ind w:firstLineChars="200" w:firstLine="480"/>
      </w:pPr>
      <w:r>
        <w:rPr>
          <w:rFonts w:ascii="Times New Roman" w:hint="eastAsia"/>
          <w:sz w:val="24"/>
          <w:szCs w:val="24"/>
        </w:rPr>
        <w:t>中继器安装</w:t>
      </w:r>
      <w:r w:rsidR="0038456E">
        <w:rPr>
          <w:rFonts w:ascii="Times New Roman" w:hint="eastAsia"/>
          <w:sz w:val="24"/>
          <w:szCs w:val="24"/>
        </w:rPr>
        <w:t>竖井一个母线接头处，中继器用来收集该竖井</w:t>
      </w:r>
      <w:r>
        <w:rPr>
          <w:rFonts w:ascii="Times New Roman" w:hint="eastAsia"/>
          <w:sz w:val="24"/>
          <w:szCs w:val="24"/>
        </w:rPr>
        <w:t>各个</w:t>
      </w:r>
      <w:r w:rsidR="0038456E">
        <w:rPr>
          <w:rFonts w:ascii="Times New Roman" w:hint="eastAsia"/>
          <w:sz w:val="24"/>
          <w:szCs w:val="24"/>
        </w:rPr>
        <w:t>PLC</w:t>
      </w:r>
      <w:r>
        <w:rPr>
          <w:rFonts w:ascii="Times New Roman" w:hint="eastAsia"/>
          <w:sz w:val="24"/>
          <w:szCs w:val="24"/>
        </w:rPr>
        <w:t>终端发送来的接头温湿度信息，并将信息打包通过电力载波（</w:t>
      </w:r>
      <w:r>
        <w:rPr>
          <w:rFonts w:ascii="Times New Roman" w:hint="eastAsia"/>
          <w:sz w:val="24"/>
          <w:szCs w:val="24"/>
        </w:rPr>
        <w:t>PLC</w:t>
      </w:r>
      <w:r>
        <w:rPr>
          <w:rFonts w:ascii="Times New Roman" w:hint="eastAsia"/>
          <w:sz w:val="24"/>
          <w:szCs w:val="24"/>
        </w:rPr>
        <w:t>）通讯方式上传到集中器。</w:t>
      </w:r>
      <w:r w:rsidRPr="009A6DF5">
        <w:rPr>
          <w:rFonts w:ascii="Times New Roman" w:hint="eastAsia"/>
          <w:sz w:val="24"/>
          <w:szCs w:val="24"/>
        </w:rPr>
        <w:t>中继器具有母线接头监测功能。</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lastRenderedPageBreak/>
        <w:t>（</w:t>
      </w:r>
      <w:r>
        <w:rPr>
          <w:rFonts w:ascii="Times New Roman" w:hint="eastAsia"/>
          <w:sz w:val="24"/>
          <w:szCs w:val="24"/>
        </w:rPr>
        <w:t>3</w:t>
      </w:r>
      <w:r>
        <w:rPr>
          <w:rFonts w:ascii="Times New Roman" w:hint="eastAsia"/>
          <w:sz w:val="24"/>
          <w:szCs w:val="24"/>
        </w:rPr>
        <w:t>）集中器</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集中器安装在监控室监控主机附近，用于将中继器通过电力载波上传来的信息通过网络上传到监控主机。</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4</w:t>
      </w:r>
      <w:r>
        <w:rPr>
          <w:rFonts w:ascii="Times New Roman" w:hint="eastAsia"/>
          <w:sz w:val="24"/>
          <w:szCs w:val="24"/>
        </w:rPr>
        <w:t>）多功能仪表</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多功能仪表安装在配电柜内，用于监测母线各项电压、电流、功率等参数，多功能仪表通过</w:t>
      </w:r>
      <w:r>
        <w:rPr>
          <w:rFonts w:ascii="Times New Roman" w:hint="eastAsia"/>
          <w:sz w:val="24"/>
          <w:szCs w:val="24"/>
        </w:rPr>
        <w:t>485</w:t>
      </w:r>
      <w:r>
        <w:rPr>
          <w:rFonts w:ascii="Times New Roman" w:hint="eastAsia"/>
          <w:sz w:val="24"/>
          <w:szCs w:val="24"/>
        </w:rPr>
        <w:t>通讯与就近的检测终端或中继器相连，将数据通过集中器上传到监控主机。</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5</w:t>
      </w:r>
      <w:r>
        <w:rPr>
          <w:rFonts w:ascii="Times New Roman" w:hint="eastAsia"/>
          <w:sz w:val="24"/>
          <w:szCs w:val="24"/>
        </w:rPr>
        <w:t>）监控主机</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监控主机放置于监控室内，通过监控软件实现母线的温湿度的监控、报警、预警等功能。</w:t>
      </w:r>
    </w:p>
    <w:p w:rsidR="00375309" w:rsidRDefault="00375309" w:rsidP="00375309">
      <w:pPr>
        <w:pStyle w:val="3"/>
        <w:rPr>
          <w:rFonts w:ascii="黑体" w:eastAsia="黑体" w:hAnsi="黑体"/>
          <w:b w:val="0"/>
          <w:sz w:val="24"/>
          <w:szCs w:val="24"/>
        </w:rPr>
      </w:pPr>
      <w:bookmarkStart w:id="7" w:name="_Toc490319166"/>
      <w:r w:rsidRPr="00FF319C">
        <w:rPr>
          <w:rFonts w:ascii="黑体" w:eastAsia="黑体" w:hAnsi="黑体" w:hint="eastAsia"/>
          <w:b w:val="0"/>
          <w:sz w:val="24"/>
          <w:szCs w:val="24"/>
        </w:rPr>
        <w:t>2</w:t>
      </w:r>
      <w:r w:rsidRPr="00FF319C">
        <w:rPr>
          <w:rFonts w:ascii="黑体" w:eastAsia="黑体" w:hAnsi="黑体"/>
          <w:b w:val="0"/>
          <w:sz w:val="24"/>
          <w:szCs w:val="24"/>
        </w:rPr>
        <w:t>.</w:t>
      </w:r>
      <w:r w:rsidRPr="00FF319C">
        <w:rPr>
          <w:rFonts w:ascii="黑体" w:eastAsia="黑体" w:hAnsi="黑体" w:hint="eastAsia"/>
          <w:b w:val="0"/>
          <w:sz w:val="24"/>
          <w:szCs w:val="24"/>
        </w:rPr>
        <w:t>2</w:t>
      </w:r>
      <w:r>
        <w:rPr>
          <w:rFonts w:ascii="黑体" w:eastAsia="黑体" w:hAnsi="黑体" w:hint="eastAsia"/>
          <w:b w:val="0"/>
          <w:sz w:val="24"/>
          <w:szCs w:val="24"/>
        </w:rPr>
        <w:t>.4</w:t>
      </w:r>
      <w:r w:rsidRPr="00FF319C">
        <w:rPr>
          <w:rFonts w:ascii="黑体" w:eastAsia="黑体" w:hAnsi="黑体" w:hint="eastAsia"/>
          <w:b w:val="0"/>
          <w:sz w:val="24"/>
          <w:szCs w:val="24"/>
        </w:rPr>
        <w:t xml:space="preserve"> </w:t>
      </w:r>
      <w:r>
        <w:rPr>
          <w:rFonts w:ascii="黑体" w:eastAsia="黑体" w:hAnsi="黑体" w:hint="eastAsia"/>
          <w:b w:val="0"/>
          <w:sz w:val="24"/>
          <w:szCs w:val="24"/>
        </w:rPr>
        <w:t>母线竖井安装RS485传输</w:t>
      </w:r>
      <w:bookmarkEnd w:id="7"/>
    </w:p>
    <w:p w:rsidR="00375309" w:rsidRPr="009B6C79" w:rsidRDefault="00375309" w:rsidP="00375309">
      <w:r>
        <w:rPr>
          <w:rFonts w:hint="eastAsia"/>
        </w:rPr>
        <w:t xml:space="preserve">    </w:t>
      </w:r>
      <w:r>
        <w:rPr>
          <w:rFonts w:ascii="Times New Roman"/>
          <w:sz w:val="24"/>
          <w:szCs w:val="24"/>
        </w:rPr>
        <w:t>母线</w:t>
      </w:r>
      <w:r>
        <w:rPr>
          <w:rFonts w:ascii="Times New Roman" w:hint="eastAsia"/>
          <w:sz w:val="24"/>
          <w:szCs w:val="24"/>
        </w:rPr>
        <w:t>竖井安装</w:t>
      </w:r>
      <w:r>
        <w:rPr>
          <w:rFonts w:ascii="Times New Roman" w:hint="eastAsia"/>
          <w:sz w:val="24"/>
          <w:szCs w:val="24"/>
        </w:rPr>
        <w:t>RS485</w:t>
      </w:r>
      <w:r>
        <w:rPr>
          <w:rFonts w:ascii="Times New Roman" w:hint="eastAsia"/>
          <w:sz w:val="24"/>
          <w:szCs w:val="24"/>
        </w:rPr>
        <w:t>传输时，监测系统拓扑结构如图</w:t>
      </w:r>
      <w:r>
        <w:rPr>
          <w:rFonts w:ascii="Times New Roman" w:hint="eastAsia"/>
          <w:sz w:val="24"/>
          <w:szCs w:val="24"/>
        </w:rPr>
        <w:t>2-4</w:t>
      </w:r>
      <w:r>
        <w:rPr>
          <w:rFonts w:ascii="Times New Roman" w:hint="eastAsia"/>
          <w:sz w:val="24"/>
          <w:szCs w:val="24"/>
        </w:rPr>
        <w:t>所示。</w:t>
      </w:r>
    </w:p>
    <w:p w:rsidR="001B36D2" w:rsidRDefault="00811C7A" w:rsidP="001B36D2">
      <w:pPr>
        <w:jc w:val="center"/>
        <w:rPr>
          <w:szCs w:val="21"/>
        </w:rPr>
      </w:pPr>
      <w:r>
        <w:rPr>
          <w:szCs w:val="21"/>
        </w:rPr>
      </w:r>
      <w:r>
        <w:rPr>
          <w:szCs w:val="21"/>
        </w:rPr>
        <w:pict>
          <v:group id="_x0000_s4138" editas="canvas" style="width:284.8pt;height:285.65pt;mso-position-horizontal-relative:char;mso-position-vertical-relative:line" coordorigin="3150,7409" coordsize="5696,5713">
            <o:lock v:ext="edit" aspectratio="t"/>
            <v:shape id="_x0000_s4139" type="#_x0000_t75" style="position:absolute;left:3150;top:7409;width:5696;height:5713" o:preferrelative="f">
              <v:fill o:detectmouseclick="t"/>
              <v:path o:extrusionok="t" o:connecttype="none"/>
              <o:lock v:ext="edit" text="t"/>
            </v:shape>
            <v:group id="_x0000_s4140" style="position:absolute;left:6778;top:11695;width:1857;height:1289" coordorigin="4713,8875" coordsize="2987,2055">
              <v:shape id="_x0000_s4141" type="#_x0000_t75" style="position:absolute;left:4713;top:8875;width:2987;height:2055">
                <v:imagedata r:id="rId12" o:title=""/>
              </v:shape>
              <v:shape id="_x0000_s4142" type="#_x0000_t75" style="position:absolute;left:4885;top:9028;width:2084;height:1170">
                <v:imagedata r:id="rId13" o:title=""/>
              </v:shape>
            </v:group>
            <v:shape id="_x0000_s4143" type="#_x0000_t75" style="position:absolute;left:4896;top:11821;width:999;height:948">
              <v:imagedata r:id="rId14" o:title=""/>
            </v:shape>
            <v:shape id="_x0000_s4144" type="#_x0000_t67" style="position:absolute;left:3981;top:7814;width:257;height:365;rotation:90;flip:x y" fillcolor="#c0504d [3205]">
              <v:textbox style="layout-flow:vertical-ideographic"/>
            </v:shape>
            <v:shape id="_x0000_s4145" type="#_x0000_t16" style="position:absolute;left:1172;top:10141;width:5355;height:155;rotation:270" fillcolor="#ff9"/>
            <v:shape id="_x0000_s4146" type="#_x0000_t75" style="position:absolute;left:4300;top:10645;width:888;height:541">
              <v:imagedata r:id="rId16" o:title=""/>
            </v:shape>
            <v:shape id="_x0000_s4147" type="#_x0000_t202" style="position:absolute;left:4444;top:10324;width:674;height:321" filled="f" stroked="f">
              <v:textbox style="mso-next-textbox:#_x0000_s4147" inset="0,0,0,0">
                <w:txbxContent>
                  <w:p w:rsidR="001B36D2" w:rsidRPr="003B204D" w:rsidRDefault="001B36D2" w:rsidP="001B36D2">
                    <w:pPr>
                      <w:rPr>
                        <w:sz w:val="18"/>
                        <w:szCs w:val="18"/>
                      </w:rPr>
                    </w:pPr>
                    <w:r>
                      <w:rPr>
                        <w:rFonts w:hint="eastAsia"/>
                        <w:sz w:val="18"/>
                        <w:szCs w:val="18"/>
                      </w:rPr>
                      <w:t>中继器</w:t>
                    </w:r>
                  </w:p>
                </w:txbxContent>
              </v:textbox>
            </v:shape>
            <v:shape id="_x0000_s4148" type="#_x0000_t75" style="position:absolute;left:5729;top:10523;width:730;height:672">
              <v:imagedata r:id="rId18" o:title=""/>
            </v:shape>
            <v:shape id="_x0000_s4149" type="#_x0000_t202" style="position:absolute;left:5603;top:10256;width:945;height:321" filled="f" stroked="f">
              <v:textbox style="mso-next-textbox:#_x0000_s4149" inset="0,0,0,0">
                <w:txbxContent>
                  <w:p w:rsidR="001B36D2" w:rsidRPr="003B204D" w:rsidRDefault="001B36D2" w:rsidP="001B36D2">
                    <w:pPr>
                      <w:rPr>
                        <w:sz w:val="18"/>
                        <w:szCs w:val="18"/>
                      </w:rPr>
                    </w:pPr>
                    <w:r>
                      <w:rPr>
                        <w:rFonts w:hint="eastAsia"/>
                        <w:sz w:val="18"/>
                        <w:szCs w:val="18"/>
                      </w:rPr>
                      <w:t>多功能仪表</w:t>
                    </w:r>
                  </w:p>
                </w:txbxContent>
              </v:textbox>
            </v:shape>
            <v:shape id="_x0000_s4150" type="#_x0000_t32" style="position:absolute;left:5206;top:10856;width:523;height:3" o:connectortype="straight">
              <v:stroke startarrow="block" endarrow="block"/>
            </v:shape>
            <v:shape id="_x0000_s4151" type="#_x0000_t202" style="position:absolute;left:5330;top:10595;width:440;height:321" filled="f" stroked="f">
              <v:textbox style="mso-next-textbox:#_x0000_s4151" inset="0,0,0,0">
                <w:txbxContent>
                  <w:p w:rsidR="001B36D2" w:rsidRPr="003B204D" w:rsidRDefault="001B36D2" w:rsidP="001B36D2">
                    <w:pPr>
                      <w:rPr>
                        <w:sz w:val="18"/>
                        <w:szCs w:val="18"/>
                      </w:rPr>
                    </w:pPr>
                    <w:r>
                      <w:rPr>
                        <w:rFonts w:hint="eastAsia"/>
                        <w:sz w:val="18"/>
                        <w:szCs w:val="18"/>
                      </w:rPr>
                      <w:t>485</w:t>
                    </w:r>
                  </w:p>
                </w:txbxContent>
              </v:textbox>
            </v:shape>
            <v:shape id="_x0000_s4152" type="#_x0000_t202" style="position:absolute;left:5136;top:11491;width:622;height:321" filled="f" stroked="f">
              <v:textbox style="mso-next-textbox:#_x0000_s4152" inset="0,0,0,0">
                <w:txbxContent>
                  <w:p w:rsidR="001B36D2" w:rsidRPr="003B204D" w:rsidRDefault="001B36D2" w:rsidP="001B36D2">
                    <w:pPr>
                      <w:rPr>
                        <w:sz w:val="18"/>
                        <w:szCs w:val="18"/>
                      </w:rPr>
                    </w:pPr>
                    <w:r>
                      <w:rPr>
                        <w:rFonts w:hint="eastAsia"/>
                        <w:sz w:val="18"/>
                        <w:szCs w:val="18"/>
                      </w:rPr>
                      <w:t>集中器</w:t>
                    </w:r>
                  </w:p>
                </w:txbxContent>
              </v:textbox>
            </v:shape>
            <v:shape id="_x0000_s4153" type="#_x0000_t202" style="position:absolute;left:7174;top:11411;width:824;height:321" filled="f" stroked="f">
              <v:textbox style="mso-next-textbox:#_x0000_s4153" inset="0,0,0,0">
                <w:txbxContent>
                  <w:p w:rsidR="001B36D2" w:rsidRPr="003B204D" w:rsidRDefault="001B36D2" w:rsidP="001B36D2">
                    <w:pPr>
                      <w:rPr>
                        <w:sz w:val="18"/>
                        <w:szCs w:val="18"/>
                      </w:rPr>
                    </w:pPr>
                    <w:r>
                      <w:rPr>
                        <w:rFonts w:hint="eastAsia"/>
                        <w:sz w:val="18"/>
                        <w:szCs w:val="18"/>
                      </w:rPr>
                      <w:t>监控主机</w:t>
                    </w:r>
                  </w:p>
                </w:txbxContent>
              </v:textbox>
            </v:shape>
            <v:shape id="_x0000_s4154" type="#_x0000_t32" style="position:absolute;left:5895;top:12303;width:978;height:1" o:connectortype="straight">
              <v:stroke startarrow="block" endarrow="block"/>
            </v:shape>
            <v:shape id="_x0000_s4155" type="#_x0000_t202" style="position:absolute;left:6119;top:12035;width:635;height:321" filled="f" stroked="f">
              <v:textbox style="mso-next-textbox:#_x0000_s4155" inset="0,0,0,0">
                <w:txbxContent>
                  <w:p w:rsidR="001B36D2" w:rsidRPr="003B204D" w:rsidRDefault="001B36D2" w:rsidP="001B36D2">
                    <w:pPr>
                      <w:rPr>
                        <w:sz w:val="18"/>
                        <w:szCs w:val="18"/>
                      </w:rPr>
                    </w:pPr>
                    <w:r>
                      <w:rPr>
                        <w:rFonts w:hint="eastAsia"/>
                        <w:sz w:val="18"/>
                        <w:szCs w:val="18"/>
                      </w:rPr>
                      <w:t>TCP/IP</w:t>
                    </w:r>
                  </w:p>
                </w:txbxContent>
              </v:textbox>
            </v:shape>
            <v:shape id="_x0000_s4156" type="#_x0000_t75" style="position:absolute;left:4318;top:7730;width:1002;height:559">
              <v:imagedata r:id="rId15" o:title="微信图片_20170714093524" croptop="4828f" cropleft="9249f" cropright="7729f"/>
            </v:shape>
            <v:shape id="_x0000_s4157" type="#_x0000_t202" style="position:absolute;left:4381;top:7409;width:945;height:321" filled="f" stroked="f">
              <v:textbox style="mso-next-textbox:#_x0000_s4157" inset="0,0,0,0">
                <w:txbxContent>
                  <w:p w:rsidR="001B36D2" w:rsidRPr="003B204D" w:rsidRDefault="001B36D2" w:rsidP="001B36D2">
                    <w:pPr>
                      <w:rPr>
                        <w:sz w:val="18"/>
                        <w:szCs w:val="18"/>
                      </w:rPr>
                    </w:pPr>
                    <w:r>
                      <w:rPr>
                        <w:rFonts w:hint="eastAsia"/>
                        <w:sz w:val="18"/>
                        <w:szCs w:val="18"/>
                      </w:rPr>
                      <w:t>监测</w:t>
                    </w:r>
                    <w:r w:rsidRPr="003B204D">
                      <w:rPr>
                        <w:rFonts w:hint="eastAsia"/>
                        <w:sz w:val="18"/>
                        <w:szCs w:val="18"/>
                      </w:rPr>
                      <w:t>终端</w:t>
                    </w:r>
                  </w:p>
                </w:txbxContent>
              </v:textbox>
            </v:shape>
            <v:shape id="_x0000_s4158" type="#_x0000_t67" style="position:absolute;left:3966;top:9564;width:257;height:365;rotation:90;flip:x y" fillcolor="#c0504d [3205]">
              <v:textbox style="layout-flow:vertical-ideographic"/>
            </v:shape>
            <v:shape id="_x0000_s4159" type="#_x0000_t75" style="position:absolute;left:4288;top:9480;width:1002;height:559">
              <v:imagedata r:id="rId15" o:title="微信图片_20170714093524" croptop="4828f" cropleft="9249f" cropright="7729f"/>
            </v:shape>
            <v:shape id="_x0000_s4160" type="#_x0000_t202" style="position:absolute;left:4351;top:9159;width:945;height:321" filled="f" stroked="f">
              <v:textbox style="mso-next-textbox:#_x0000_s4160" inset="0,0,0,0">
                <w:txbxContent>
                  <w:p w:rsidR="001B36D2" w:rsidRPr="003B204D" w:rsidRDefault="001B36D2" w:rsidP="001B36D2">
                    <w:pPr>
                      <w:rPr>
                        <w:sz w:val="18"/>
                        <w:szCs w:val="18"/>
                      </w:rPr>
                    </w:pPr>
                    <w:r>
                      <w:rPr>
                        <w:rFonts w:hint="eastAsia"/>
                        <w:sz w:val="18"/>
                        <w:szCs w:val="18"/>
                      </w:rPr>
                      <w:t>监测</w:t>
                    </w:r>
                    <w:r w:rsidRPr="003B204D">
                      <w:rPr>
                        <w:rFonts w:hint="eastAsia"/>
                        <w:sz w:val="18"/>
                        <w:szCs w:val="18"/>
                      </w:rPr>
                      <w:t>终端</w:t>
                    </w:r>
                  </w:p>
                </w:txbxContent>
              </v:textbox>
            </v:shape>
            <v:shape id="_x0000_s4161" type="#_x0000_t67" style="position:absolute;left:3981;top:10763;width:257;height:365;rotation:90;flip:x y" fillcolor="#c0504d [3205]">
              <v:textbox style="layout-flow:vertical-ideographic"/>
            </v:shape>
            <v:shape id="_x0000_s4162" type="#_x0000_t32" style="position:absolute;left:4680;top:8456;width:1;height:585" o:connectortype="straight" strokeweight="1.75pt">
              <v:stroke dashstyle="1 1"/>
            </v:shape>
            <v:shape id="_x0000_s4163" type="#_x0000_t32" style="position:absolute;left:3600;top:8741;width:4710;height:1" o:connectortype="straight">
              <v:stroke dashstyle="1 1" endcap="round"/>
            </v:shape>
            <v:shape id="_x0000_s4164" type="#_x0000_t32" style="position:absolute;left:3600;top:10151;width:4710;height:1" o:connectortype="straight">
              <v:stroke dashstyle="1 1" endcap="round"/>
            </v:shape>
            <v:shape id="_x0000_s4165" type="#_x0000_t32" style="position:absolute;left:3600;top:11319;width:4710;height:1" o:connectortype="straight">
              <v:stroke dashstyle="1 1" endcap="round"/>
            </v:shape>
            <v:shape id="_x0000_s4166" type="#_x0000_t32" style="position:absolute;left:4141;top:8445;width:1;height:1013" o:connectortype="straight">
              <v:stroke startarrow="block" endarrow="block"/>
            </v:shape>
            <v:shape id="_x0000_s4167" type="#_x0000_t32" style="position:absolute;left:4140;top:9819;width:1;height:1013" o:connectortype="straight">
              <v:stroke startarrow="block" endarrow="block"/>
            </v:shape>
            <v:shape id="_x0000_s4168" type="#_x0000_t32" style="position:absolute;left:4154;top:11213;width:1;height:1185;flip:y" o:connectortype="straight">
              <v:stroke endarrow="block"/>
            </v:shape>
            <v:shape id="_x0000_s4169" type="#_x0000_t32" style="position:absolute;left:4155;top:12398;width:526;height:1" o:connectortype="straight">
              <v:stroke endarrow="block"/>
            </v:shape>
            <v:shape id="_x0000_s4170" type="#_x0000_t202" style="position:absolute;left:4261;top:12035;width:635;height:321" filled="f" stroked="f">
              <v:textbox style="mso-next-textbox:#_x0000_s4170" inset="0,0,0,0">
                <w:txbxContent>
                  <w:p w:rsidR="001B36D2" w:rsidRPr="003B204D" w:rsidRDefault="001B36D2" w:rsidP="001B36D2">
                    <w:pPr>
                      <w:rPr>
                        <w:sz w:val="18"/>
                        <w:szCs w:val="18"/>
                      </w:rPr>
                    </w:pPr>
                    <w:r>
                      <w:rPr>
                        <w:rFonts w:hint="eastAsia"/>
                        <w:sz w:val="18"/>
                        <w:szCs w:val="18"/>
                      </w:rPr>
                      <w:t>485</w:t>
                    </w:r>
                  </w:p>
                </w:txbxContent>
              </v:textbox>
            </v:shape>
            <w10:anchorlock/>
          </v:group>
        </w:pict>
      </w:r>
    </w:p>
    <w:p w:rsidR="00375309" w:rsidRPr="006C2202" w:rsidRDefault="00375309" w:rsidP="00375309">
      <w:pPr>
        <w:jc w:val="center"/>
        <w:rPr>
          <w:szCs w:val="21"/>
        </w:rPr>
      </w:pPr>
      <w:r w:rsidRPr="002C7A5E">
        <w:rPr>
          <w:rFonts w:hint="eastAsia"/>
          <w:szCs w:val="21"/>
        </w:rPr>
        <w:t>图</w:t>
      </w:r>
      <w:r w:rsidRPr="002C7A5E">
        <w:rPr>
          <w:rFonts w:hint="eastAsia"/>
          <w:szCs w:val="21"/>
        </w:rPr>
        <w:t>2-</w:t>
      </w:r>
      <w:r w:rsidR="007252BA">
        <w:rPr>
          <w:rFonts w:hint="eastAsia"/>
          <w:szCs w:val="21"/>
        </w:rPr>
        <w:t>4</w:t>
      </w:r>
      <w:r w:rsidRPr="002C7A5E">
        <w:rPr>
          <w:rFonts w:ascii="Times New Roman"/>
          <w:szCs w:val="21"/>
        </w:rPr>
        <w:t>母线</w:t>
      </w:r>
      <w:r>
        <w:rPr>
          <w:rFonts w:ascii="Times New Roman" w:hint="eastAsia"/>
          <w:szCs w:val="21"/>
        </w:rPr>
        <w:t>竖井</w:t>
      </w:r>
      <w:r w:rsidRPr="002C7A5E">
        <w:rPr>
          <w:rFonts w:ascii="Times New Roman" w:hint="eastAsia"/>
          <w:szCs w:val="21"/>
        </w:rPr>
        <w:t>安装</w:t>
      </w:r>
      <w:r>
        <w:rPr>
          <w:rFonts w:ascii="Times New Roman" w:hint="eastAsia"/>
          <w:szCs w:val="21"/>
        </w:rPr>
        <w:t>RS485</w:t>
      </w:r>
      <w:r>
        <w:rPr>
          <w:rFonts w:ascii="Times New Roman" w:hint="eastAsia"/>
          <w:szCs w:val="21"/>
        </w:rPr>
        <w:t>传输拓扑结构</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该监测系统所需设备如下：</w:t>
      </w:r>
      <w:r w:rsidR="007252BA">
        <w:rPr>
          <w:rFonts w:ascii="Times New Roman" w:hint="eastAsia"/>
          <w:sz w:val="24"/>
          <w:szCs w:val="24"/>
        </w:rPr>
        <w:t>监测</w:t>
      </w:r>
      <w:r>
        <w:rPr>
          <w:rFonts w:ascii="Times New Roman" w:hint="eastAsia"/>
          <w:sz w:val="24"/>
          <w:szCs w:val="24"/>
        </w:rPr>
        <w:t>终端、中继器、集中器、多功能仪表、监控主机。</w:t>
      </w:r>
    </w:p>
    <w:p w:rsidR="00375309" w:rsidRPr="009A6DF5"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r w:rsidR="007252BA">
        <w:rPr>
          <w:rFonts w:ascii="Times New Roman" w:hint="eastAsia"/>
          <w:sz w:val="24"/>
          <w:szCs w:val="24"/>
        </w:rPr>
        <w:t>监测</w:t>
      </w:r>
      <w:r w:rsidRPr="009A6DF5">
        <w:rPr>
          <w:rFonts w:ascii="Times New Roman" w:hint="eastAsia"/>
          <w:sz w:val="24"/>
          <w:szCs w:val="24"/>
        </w:rPr>
        <w:t>终端</w:t>
      </w:r>
    </w:p>
    <w:p w:rsidR="00375309" w:rsidRDefault="00375309" w:rsidP="00375309">
      <w:pPr>
        <w:spacing w:line="360" w:lineRule="auto"/>
        <w:ind w:firstLineChars="200" w:firstLine="480"/>
        <w:rPr>
          <w:rFonts w:ascii="Times New Roman"/>
          <w:sz w:val="24"/>
          <w:szCs w:val="24"/>
        </w:rPr>
      </w:pPr>
      <w:r w:rsidRPr="009A6DF5">
        <w:rPr>
          <w:rFonts w:ascii="Times New Roman" w:hint="eastAsia"/>
          <w:sz w:val="24"/>
          <w:szCs w:val="24"/>
        </w:rPr>
        <w:lastRenderedPageBreak/>
        <w:t>每个母线接头需要一台</w:t>
      </w:r>
      <w:r w:rsidR="007252BA">
        <w:rPr>
          <w:rFonts w:ascii="Times New Roman" w:hint="eastAsia"/>
          <w:sz w:val="24"/>
          <w:szCs w:val="24"/>
        </w:rPr>
        <w:t>监测</w:t>
      </w:r>
      <w:r w:rsidRPr="009A6DF5">
        <w:rPr>
          <w:rFonts w:ascii="Times New Roman" w:hint="eastAsia"/>
          <w:sz w:val="24"/>
          <w:szCs w:val="24"/>
        </w:rPr>
        <w:t>终端设备，</w:t>
      </w:r>
      <w:r w:rsidR="007252BA">
        <w:rPr>
          <w:rFonts w:ascii="Times New Roman" w:hint="eastAsia"/>
          <w:sz w:val="24"/>
          <w:szCs w:val="24"/>
        </w:rPr>
        <w:t>监测</w:t>
      </w:r>
      <w:r w:rsidRPr="009A6DF5">
        <w:rPr>
          <w:rFonts w:ascii="Times New Roman" w:hint="eastAsia"/>
          <w:sz w:val="24"/>
          <w:szCs w:val="24"/>
        </w:rPr>
        <w:t>终端</w:t>
      </w:r>
      <w:r>
        <w:rPr>
          <w:rFonts w:ascii="Times New Roman" w:hint="eastAsia"/>
          <w:sz w:val="24"/>
          <w:szCs w:val="24"/>
        </w:rPr>
        <w:t>安装在母线接头盖板上，该</w:t>
      </w:r>
      <w:r w:rsidRPr="009A6DF5">
        <w:rPr>
          <w:rFonts w:ascii="Times New Roman" w:hint="eastAsia"/>
          <w:sz w:val="24"/>
          <w:szCs w:val="24"/>
        </w:rPr>
        <w:t>终端</w:t>
      </w:r>
      <w:r>
        <w:rPr>
          <w:rFonts w:ascii="Times New Roman" w:hint="eastAsia"/>
          <w:sz w:val="24"/>
          <w:szCs w:val="24"/>
        </w:rPr>
        <w:t>具有母线接头的温湿度监测功能，可将监测到的数据通过</w:t>
      </w:r>
      <w:r w:rsidR="007252BA">
        <w:rPr>
          <w:rFonts w:ascii="Times New Roman" w:hint="eastAsia"/>
          <w:sz w:val="24"/>
          <w:szCs w:val="24"/>
        </w:rPr>
        <w:t>RS485</w:t>
      </w:r>
      <w:r>
        <w:rPr>
          <w:rFonts w:ascii="Times New Roman" w:hint="eastAsia"/>
          <w:sz w:val="24"/>
          <w:szCs w:val="24"/>
        </w:rPr>
        <w:t>通讯上传到中继器。</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）中继器</w:t>
      </w:r>
    </w:p>
    <w:p w:rsidR="00375309" w:rsidRDefault="00375309" w:rsidP="00375309">
      <w:pPr>
        <w:spacing w:line="360" w:lineRule="auto"/>
        <w:ind w:firstLineChars="200" w:firstLine="480"/>
      </w:pPr>
      <w:r>
        <w:rPr>
          <w:rFonts w:ascii="Times New Roman" w:hint="eastAsia"/>
          <w:sz w:val="24"/>
          <w:szCs w:val="24"/>
        </w:rPr>
        <w:t>中继器安装竖井一个母线接头处，中继器用来收集该竖井各个</w:t>
      </w:r>
      <w:r w:rsidR="007252BA">
        <w:rPr>
          <w:rFonts w:ascii="Times New Roman" w:hint="eastAsia"/>
          <w:sz w:val="24"/>
          <w:szCs w:val="24"/>
        </w:rPr>
        <w:t>监测</w:t>
      </w:r>
      <w:r>
        <w:rPr>
          <w:rFonts w:ascii="Times New Roman" w:hint="eastAsia"/>
          <w:sz w:val="24"/>
          <w:szCs w:val="24"/>
        </w:rPr>
        <w:t>终端发送来的接头温湿度信息，并将信息打包通过</w:t>
      </w:r>
      <w:r w:rsidR="007252BA">
        <w:rPr>
          <w:rFonts w:ascii="Times New Roman" w:hint="eastAsia"/>
          <w:sz w:val="24"/>
          <w:szCs w:val="24"/>
        </w:rPr>
        <w:t>RS485</w:t>
      </w:r>
      <w:r>
        <w:rPr>
          <w:rFonts w:ascii="Times New Roman" w:hint="eastAsia"/>
          <w:sz w:val="24"/>
          <w:szCs w:val="24"/>
        </w:rPr>
        <w:t>通讯方式上传到集中器。</w:t>
      </w:r>
      <w:r w:rsidRPr="009A6DF5">
        <w:rPr>
          <w:rFonts w:ascii="Times New Roman" w:hint="eastAsia"/>
          <w:sz w:val="24"/>
          <w:szCs w:val="24"/>
        </w:rPr>
        <w:t>中继器具有母线接头监测功能。</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3</w:t>
      </w:r>
      <w:r>
        <w:rPr>
          <w:rFonts w:ascii="Times New Roman" w:hint="eastAsia"/>
          <w:sz w:val="24"/>
          <w:szCs w:val="24"/>
        </w:rPr>
        <w:t>）集中器</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集中器安装在监控室监控主机附近，用于将中继器通过</w:t>
      </w:r>
      <w:r w:rsidR="007252BA">
        <w:rPr>
          <w:rFonts w:ascii="Times New Roman" w:hint="eastAsia"/>
          <w:sz w:val="24"/>
          <w:szCs w:val="24"/>
        </w:rPr>
        <w:t>RS485</w:t>
      </w:r>
      <w:r>
        <w:rPr>
          <w:rFonts w:ascii="Times New Roman" w:hint="eastAsia"/>
          <w:sz w:val="24"/>
          <w:szCs w:val="24"/>
        </w:rPr>
        <w:t>上传来的信息通过网络上传到监控主机。</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4</w:t>
      </w:r>
      <w:r>
        <w:rPr>
          <w:rFonts w:ascii="Times New Roman" w:hint="eastAsia"/>
          <w:sz w:val="24"/>
          <w:szCs w:val="24"/>
        </w:rPr>
        <w:t>）多功能仪表</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多功能仪表安装在配电柜内，用于监测母线各项电压、电流、功率等参数，多功能仪表通过</w:t>
      </w:r>
      <w:r>
        <w:rPr>
          <w:rFonts w:ascii="Times New Roman" w:hint="eastAsia"/>
          <w:sz w:val="24"/>
          <w:szCs w:val="24"/>
        </w:rPr>
        <w:t>485</w:t>
      </w:r>
      <w:r>
        <w:rPr>
          <w:rFonts w:ascii="Times New Roman" w:hint="eastAsia"/>
          <w:sz w:val="24"/>
          <w:szCs w:val="24"/>
        </w:rPr>
        <w:t>通讯与就近的检测终端或中继器相连，将数据通过集中器上传到监控主机。</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5</w:t>
      </w:r>
      <w:r>
        <w:rPr>
          <w:rFonts w:ascii="Times New Roman" w:hint="eastAsia"/>
          <w:sz w:val="24"/>
          <w:szCs w:val="24"/>
        </w:rPr>
        <w:t>）监控主机</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监控主机放置于监控室内，通过监控软件实现母线的温湿度的监控、报警、预警等功能。</w:t>
      </w:r>
    </w:p>
    <w:p w:rsidR="00214FE1" w:rsidRDefault="00214FE1" w:rsidP="00214FE1">
      <w:pPr>
        <w:pStyle w:val="2"/>
        <w:rPr>
          <w:rFonts w:ascii="黑体" w:eastAsia="黑体" w:hAnsi="黑体"/>
          <w:b w:val="0"/>
          <w:sz w:val="28"/>
          <w:szCs w:val="28"/>
        </w:rPr>
      </w:pPr>
      <w:bookmarkStart w:id="8" w:name="_Toc490319167"/>
      <w:r>
        <w:rPr>
          <w:rFonts w:ascii="黑体" w:eastAsia="黑体" w:hAnsi="黑体" w:hint="eastAsia"/>
          <w:b w:val="0"/>
          <w:sz w:val="28"/>
          <w:szCs w:val="28"/>
        </w:rPr>
        <w:t>2</w:t>
      </w:r>
      <w:r w:rsidRPr="006B5007">
        <w:rPr>
          <w:rFonts w:ascii="黑体" w:eastAsia="黑体" w:hAnsi="黑体"/>
          <w:b w:val="0"/>
          <w:sz w:val="28"/>
          <w:szCs w:val="28"/>
        </w:rPr>
        <w:t>.</w:t>
      </w:r>
      <w:r>
        <w:rPr>
          <w:rFonts w:ascii="黑体" w:eastAsia="黑体" w:hAnsi="黑体" w:hint="eastAsia"/>
          <w:b w:val="0"/>
          <w:sz w:val="28"/>
          <w:szCs w:val="28"/>
        </w:rPr>
        <w:t>3 母线监测系统所需设备</w:t>
      </w:r>
      <w:bookmarkEnd w:id="8"/>
    </w:p>
    <w:p w:rsidR="00214FE1" w:rsidRDefault="00214FE1" w:rsidP="00214FE1">
      <w:pPr>
        <w:spacing w:line="360" w:lineRule="auto"/>
        <w:ind w:firstLineChars="200" w:firstLine="480"/>
        <w:rPr>
          <w:rFonts w:ascii="Times New Roman"/>
          <w:sz w:val="24"/>
          <w:szCs w:val="24"/>
        </w:rPr>
      </w:pPr>
      <w:r>
        <w:rPr>
          <w:rFonts w:ascii="Times New Roman" w:hint="eastAsia"/>
          <w:sz w:val="24"/>
          <w:szCs w:val="24"/>
        </w:rPr>
        <w:t>根据系统需求，所需设备如下：</w:t>
      </w:r>
    </w:p>
    <w:p w:rsidR="00FC55E1" w:rsidRPr="00FC55E1" w:rsidRDefault="00FC55E1" w:rsidP="00FC55E1">
      <w:pPr>
        <w:pStyle w:val="a7"/>
        <w:numPr>
          <w:ilvl w:val="0"/>
          <w:numId w:val="9"/>
        </w:numPr>
        <w:spacing w:line="360" w:lineRule="auto"/>
        <w:ind w:firstLineChars="0"/>
        <w:rPr>
          <w:rFonts w:ascii="Times New Roman"/>
          <w:sz w:val="24"/>
          <w:szCs w:val="24"/>
        </w:rPr>
      </w:pPr>
      <w:proofErr w:type="spellStart"/>
      <w:r w:rsidRPr="00FC55E1">
        <w:rPr>
          <w:rFonts w:ascii="Times New Roman" w:hint="eastAsia"/>
          <w:sz w:val="24"/>
          <w:szCs w:val="24"/>
        </w:rPr>
        <w:t>Zigbee</w:t>
      </w:r>
      <w:proofErr w:type="spellEnd"/>
      <w:r w:rsidRPr="00FC55E1">
        <w:rPr>
          <w:rFonts w:ascii="Times New Roman" w:hint="eastAsia"/>
          <w:sz w:val="24"/>
          <w:szCs w:val="24"/>
        </w:rPr>
        <w:t>监测终端（兼容</w:t>
      </w:r>
      <w:r w:rsidRPr="00FC55E1">
        <w:rPr>
          <w:rFonts w:ascii="Times New Roman" w:hint="eastAsia"/>
          <w:sz w:val="24"/>
          <w:szCs w:val="24"/>
        </w:rPr>
        <w:t>485</w:t>
      </w:r>
      <w:r w:rsidRPr="00FC55E1">
        <w:rPr>
          <w:rFonts w:ascii="Times New Roman" w:hint="eastAsia"/>
          <w:sz w:val="24"/>
          <w:szCs w:val="24"/>
        </w:rPr>
        <w:t>监测终端）</w:t>
      </w:r>
      <w:r>
        <w:rPr>
          <w:rFonts w:ascii="Times New Roman" w:hint="eastAsia"/>
          <w:sz w:val="24"/>
          <w:szCs w:val="24"/>
        </w:rPr>
        <w:t>；</w:t>
      </w:r>
    </w:p>
    <w:p w:rsid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PLC</w:t>
      </w:r>
      <w:r>
        <w:rPr>
          <w:rFonts w:ascii="Times New Roman" w:hint="eastAsia"/>
          <w:sz w:val="24"/>
          <w:szCs w:val="24"/>
        </w:rPr>
        <w:t>监测终端</w:t>
      </w:r>
      <w:r w:rsidRPr="00FC55E1">
        <w:rPr>
          <w:rFonts w:ascii="Times New Roman" w:hint="eastAsia"/>
          <w:sz w:val="24"/>
          <w:szCs w:val="24"/>
        </w:rPr>
        <w:t>（兼容</w:t>
      </w:r>
      <w:r w:rsidRPr="00FC55E1">
        <w:rPr>
          <w:rFonts w:ascii="Times New Roman" w:hint="eastAsia"/>
          <w:sz w:val="24"/>
          <w:szCs w:val="24"/>
        </w:rPr>
        <w:t>485</w:t>
      </w:r>
      <w:r w:rsidRPr="00FC55E1">
        <w:rPr>
          <w:rFonts w:ascii="Times New Roman" w:hint="eastAsia"/>
          <w:sz w:val="24"/>
          <w:szCs w:val="24"/>
        </w:rPr>
        <w:t>监测终端）</w:t>
      </w:r>
      <w:r>
        <w:rPr>
          <w:rFonts w:ascii="Times New Roman" w:hint="eastAsia"/>
          <w:sz w:val="24"/>
          <w:szCs w:val="24"/>
        </w:rPr>
        <w:t>；</w:t>
      </w:r>
    </w:p>
    <w:p w:rsid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中继器；</w:t>
      </w:r>
    </w:p>
    <w:p w:rsid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集中器；</w:t>
      </w:r>
    </w:p>
    <w:p w:rsid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多功能仪表（根据用户需求购买产品）；</w:t>
      </w:r>
    </w:p>
    <w:p w:rsidR="00214FE1" w:rsidRP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监控主机。</w:t>
      </w:r>
    </w:p>
    <w:p w:rsidR="00A63C2D" w:rsidRPr="00016F84" w:rsidRDefault="00A63C2D" w:rsidP="00A63C2D">
      <w:pPr>
        <w:pStyle w:val="1"/>
        <w:rPr>
          <w:rFonts w:ascii="黑体" w:eastAsia="黑体" w:hAnsi="黑体"/>
          <w:b w:val="0"/>
          <w:kern w:val="0"/>
          <w:sz w:val="30"/>
          <w:szCs w:val="30"/>
        </w:rPr>
      </w:pPr>
      <w:bookmarkStart w:id="9" w:name="_Toc490319168"/>
      <w:r>
        <w:rPr>
          <w:rFonts w:ascii="黑体" w:eastAsia="黑体" w:hAnsi="黑体" w:hint="eastAsia"/>
          <w:b w:val="0"/>
          <w:kern w:val="0"/>
          <w:sz w:val="30"/>
          <w:szCs w:val="30"/>
        </w:rPr>
        <w:lastRenderedPageBreak/>
        <w:t>3</w:t>
      </w:r>
      <w:r w:rsidRPr="00016F84">
        <w:rPr>
          <w:rFonts w:ascii="黑体" w:eastAsia="黑体" w:hAnsi="黑体" w:hint="eastAsia"/>
          <w:b w:val="0"/>
          <w:kern w:val="0"/>
          <w:sz w:val="30"/>
          <w:szCs w:val="30"/>
        </w:rPr>
        <w:t>.</w:t>
      </w:r>
      <w:r w:rsidR="001E0E2D">
        <w:rPr>
          <w:rFonts w:ascii="黑体" w:eastAsia="黑体" w:hAnsi="黑体" w:hint="eastAsia"/>
          <w:b w:val="0"/>
          <w:kern w:val="0"/>
          <w:sz w:val="30"/>
          <w:szCs w:val="30"/>
        </w:rPr>
        <w:t>产品设计</w:t>
      </w:r>
      <w:bookmarkEnd w:id="9"/>
    </w:p>
    <w:p w:rsidR="00C604DF" w:rsidRPr="006B5007" w:rsidRDefault="00C604DF" w:rsidP="00C604DF">
      <w:pPr>
        <w:pStyle w:val="2"/>
        <w:rPr>
          <w:rFonts w:ascii="黑体" w:eastAsia="黑体" w:hAnsi="黑体"/>
          <w:b w:val="0"/>
          <w:sz w:val="28"/>
          <w:szCs w:val="28"/>
        </w:rPr>
      </w:pPr>
      <w:bookmarkStart w:id="10" w:name="_Toc490319169"/>
      <w:r>
        <w:rPr>
          <w:rFonts w:ascii="黑体" w:eastAsia="黑体" w:hAnsi="黑体" w:hint="eastAsia"/>
          <w:b w:val="0"/>
          <w:sz w:val="28"/>
          <w:szCs w:val="28"/>
        </w:rPr>
        <w:t>3</w:t>
      </w:r>
      <w:r w:rsidRPr="006B5007">
        <w:rPr>
          <w:rFonts w:ascii="黑体" w:eastAsia="黑体" w:hAnsi="黑体"/>
          <w:b w:val="0"/>
          <w:sz w:val="28"/>
          <w:szCs w:val="28"/>
        </w:rPr>
        <w:t>.</w:t>
      </w:r>
      <w:r>
        <w:rPr>
          <w:rFonts w:ascii="黑体" w:eastAsia="黑体" w:hAnsi="黑体" w:hint="eastAsia"/>
          <w:b w:val="0"/>
          <w:sz w:val="28"/>
          <w:szCs w:val="28"/>
        </w:rPr>
        <w:t>1产品外壳设计</w:t>
      </w:r>
      <w:bookmarkEnd w:id="10"/>
    </w:p>
    <w:p w:rsidR="00852BC3" w:rsidRDefault="00852BC3" w:rsidP="00852BC3">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产品外壳主要有：</w:t>
      </w:r>
      <w:proofErr w:type="spellStart"/>
      <w:r>
        <w:rPr>
          <w:rFonts w:ascii="Times New Roman" w:hAnsi="Times New Roman" w:hint="eastAsia"/>
          <w:sz w:val="24"/>
          <w:szCs w:val="24"/>
        </w:rPr>
        <w:t>Zigbee</w:t>
      </w:r>
      <w:proofErr w:type="spellEnd"/>
      <w:r>
        <w:rPr>
          <w:rFonts w:ascii="Times New Roman" w:hAnsi="Times New Roman" w:hint="eastAsia"/>
          <w:sz w:val="24"/>
          <w:szCs w:val="24"/>
        </w:rPr>
        <w:t>终端外壳、</w:t>
      </w:r>
      <w:r>
        <w:rPr>
          <w:rFonts w:ascii="Times New Roman" w:hAnsi="Times New Roman" w:hint="eastAsia"/>
          <w:sz w:val="24"/>
          <w:szCs w:val="24"/>
        </w:rPr>
        <w:t>PLC</w:t>
      </w:r>
      <w:r>
        <w:rPr>
          <w:rFonts w:ascii="Times New Roman" w:hAnsi="Times New Roman" w:hint="eastAsia"/>
          <w:sz w:val="24"/>
          <w:szCs w:val="24"/>
        </w:rPr>
        <w:t>终端外壳、中继器外壳、集中器外壳。</w:t>
      </w:r>
    </w:p>
    <w:p w:rsidR="00852BC3" w:rsidRDefault="00666417" w:rsidP="00852BC3">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外壳结构的流线型设计、外形尺寸小型化，</w:t>
      </w:r>
      <w:r w:rsidR="00F76B81">
        <w:rPr>
          <w:rFonts w:ascii="Times New Roman" w:hAnsi="Times New Roman" w:hint="eastAsia"/>
          <w:sz w:val="24"/>
          <w:szCs w:val="24"/>
        </w:rPr>
        <w:t>外壳的材料</w:t>
      </w:r>
      <w:r>
        <w:rPr>
          <w:rFonts w:ascii="Times New Roman" w:hAnsi="Times New Roman" w:hint="eastAsia"/>
          <w:sz w:val="24"/>
          <w:szCs w:val="24"/>
        </w:rPr>
        <w:t>采用</w:t>
      </w:r>
      <w:r>
        <w:rPr>
          <w:rFonts w:ascii="Times New Roman" w:hAnsi="Times New Roman" w:hint="eastAsia"/>
          <w:sz w:val="24"/>
          <w:szCs w:val="24"/>
        </w:rPr>
        <w:t>ABS+PC</w:t>
      </w:r>
      <w:r>
        <w:rPr>
          <w:rFonts w:ascii="Times New Roman" w:hAnsi="Times New Roman" w:hint="eastAsia"/>
          <w:sz w:val="24"/>
          <w:szCs w:val="24"/>
        </w:rPr>
        <w:t>高强度抗静电材质</w:t>
      </w:r>
      <w:r w:rsidR="00852BC3">
        <w:rPr>
          <w:rFonts w:ascii="Times New Roman" w:hAnsi="Times New Roman" w:hint="eastAsia"/>
          <w:sz w:val="24"/>
          <w:szCs w:val="24"/>
        </w:rPr>
        <w:t>。外壳设计主要有以下步骤完成：</w:t>
      </w:r>
    </w:p>
    <w:p w:rsidR="00852BC3" w:rsidRPr="00852BC3" w:rsidRDefault="00852BC3" w:rsidP="00852BC3">
      <w:pPr>
        <w:pStyle w:val="a7"/>
        <w:numPr>
          <w:ilvl w:val="0"/>
          <w:numId w:val="10"/>
        </w:numPr>
        <w:spacing w:line="360" w:lineRule="auto"/>
        <w:ind w:firstLineChars="0"/>
        <w:jc w:val="left"/>
        <w:rPr>
          <w:rFonts w:ascii="Times New Roman" w:hAnsi="Times New Roman"/>
          <w:sz w:val="24"/>
          <w:szCs w:val="24"/>
        </w:rPr>
      </w:pPr>
      <w:r w:rsidRPr="00852BC3">
        <w:rPr>
          <w:rFonts w:ascii="Times New Roman" w:hAnsi="Times New Roman" w:hint="eastAsia"/>
          <w:sz w:val="24"/>
          <w:szCs w:val="24"/>
        </w:rPr>
        <w:t>根据需求完成外壳效果图设计；</w:t>
      </w:r>
    </w:p>
    <w:p w:rsidR="00852BC3" w:rsidRDefault="00852BC3" w:rsidP="00852BC3">
      <w:pPr>
        <w:pStyle w:val="a7"/>
        <w:numPr>
          <w:ilvl w:val="0"/>
          <w:numId w:val="10"/>
        </w:numPr>
        <w:spacing w:line="360" w:lineRule="auto"/>
        <w:ind w:firstLineChars="0"/>
        <w:jc w:val="left"/>
        <w:rPr>
          <w:rFonts w:ascii="Times New Roman" w:hAnsi="Times New Roman"/>
          <w:sz w:val="24"/>
          <w:szCs w:val="24"/>
        </w:rPr>
      </w:pPr>
      <w:r>
        <w:rPr>
          <w:rFonts w:ascii="Times New Roman" w:hAnsi="Times New Roman" w:hint="eastAsia"/>
          <w:sz w:val="24"/>
          <w:szCs w:val="24"/>
        </w:rPr>
        <w:t>完成外壳结构设计；</w:t>
      </w:r>
    </w:p>
    <w:p w:rsidR="00F76B81" w:rsidRDefault="00852BC3" w:rsidP="00852BC3">
      <w:pPr>
        <w:pStyle w:val="a7"/>
        <w:numPr>
          <w:ilvl w:val="0"/>
          <w:numId w:val="10"/>
        </w:numPr>
        <w:spacing w:line="360" w:lineRule="auto"/>
        <w:ind w:firstLineChars="0"/>
        <w:jc w:val="left"/>
        <w:rPr>
          <w:rFonts w:ascii="Times New Roman" w:hAnsi="Times New Roman"/>
          <w:sz w:val="24"/>
          <w:szCs w:val="24"/>
        </w:rPr>
      </w:pPr>
      <w:r>
        <w:rPr>
          <w:rFonts w:ascii="Times New Roman" w:hAnsi="Times New Roman" w:hint="eastAsia"/>
          <w:sz w:val="24"/>
          <w:szCs w:val="24"/>
        </w:rPr>
        <w:t>外壳样机加工、上色；</w:t>
      </w:r>
    </w:p>
    <w:p w:rsidR="00852BC3" w:rsidRPr="00852BC3" w:rsidRDefault="00852BC3" w:rsidP="00852BC3">
      <w:pPr>
        <w:pStyle w:val="a7"/>
        <w:numPr>
          <w:ilvl w:val="0"/>
          <w:numId w:val="10"/>
        </w:numPr>
        <w:spacing w:line="360" w:lineRule="auto"/>
        <w:ind w:firstLineChars="0"/>
        <w:jc w:val="left"/>
        <w:rPr>
          <w:rFonts w:ascii="Times New Roman" w:hAnsi="Times New Roman"/>
          <w:sz w:val="24"/>
          <w:szCs w:val="24"/>
        </w:rPr>
      </w:pPr>
      <w:r>
        <w:rPr>
          <w:rFonts w:ascii="Times New Roman" w:hAnsi="Times New Roman" w:hint="eastAsia"/>
          <w:sz w:val="24"/>
          <w:szCs w:val="24"/>
        </w:rPr>
        <w:t>模具设计。</w:t>
      </w:r>
    </w:p>
    <w:p w:rsidR="00852BC3" w:rsidRDefault="00852BC3" w:rsidP="00852BC3">
      <w:pPr>
        <w:spacing w:line="360" w:lineRule="auto"/>
        <w:ind w:firstLineChars="200" w:firstLine="480"/>
        <w:jc w:val="left"/>
        <w:rPr>
          <w:rFonts w:ascii="Times New Roman" w:hAnsi="Times New Roman"/>
          <w:sz w:val="24"/>
          <w:szCs w:val="24"/>
        </w:rPr>
      </w:pPr>
      <w:proofErr w:type="spellStart"/>
      <w:r>
        <w:rPr>
          <w:rFonts w:ascii="Times New Roman" w:hAnsi="Times New Roman" w:hint="eastAsia"/>
          <w:sz w:val="24"/>
          <w:szCs w:val="24"/>
        </w:rPr>
        <w:t>Zigbee</w:t>
      </w:r>
      <w:proofErr w:type="spellEnd"/>
      <w:r>
        <w:rPr>
          <w:rFonts w:ascii="Times New Roman" w:hAnsi="Times New Roman" w:hint="eastAsia"/>
          <w:sz w:val="24"/>
          <w:szCs w:val="24"/>
        </w:rPr>
        <w:t>终端外壳效果如图</w:t>
      </w:r>
      <w:r>
        <w:rPr>
          <w:rFonts w:ascii="Times New Roman" w:hAnsi="Times New Roman" w:hint="eastAsia"/>
          <w:sz w:val="24"/>
          <w:szCs w:val="24"/>
        </w:rPr>
        <w:t>3-1</w:t>
      </w:r>
      <w:r>
        <w:rPr>
          <w:rFonts w:ascii="Times New Roman" w:hAnsi="Times New Roman" w:hint="eastAsia"/>
          <w:sz w:val="24"/>
          <w:szCs w:val="24"/>
        </w:rPr>
        <w:t>所示。</w:t>
      </w:r>
    </w:p>
    <w:p w:rsidR="002B025B" w:rsidRDefault="002B025B" w:rsidP="00852BC3">
      <w:pPr>
        <w:spacing w:line="360" w:lineRule="auto"/>
        <w:ind w:firstLineChars="200" w:firstLine="480"/>
        <w:jc w:val="left"/>
        <w:rPr>
          <w:rFonts w:ascii="Times New Roman" w:hAnsi="Times New Roman"/>
          <w:sz w:val="24"/>
          <w:szCs w:val="24"/>
        </w:rPr>
      </w:pPr>
      <w:r>
        <w:rPr>
          <w:rFonts w:ascii="Times New Roman" w:hAnsi="Times New Roman" w:hint="eastAsia"/>
          <w:noProof/>
          <w:sz w:val="24"/>
          <w:szCs w:val="24"/>
        </w:rPr>
        <w:drawing>
          <wp:inline distT="0" distB="0" distL="0" distR="0">
            <wp:extent cx="2493563" cy="1246782"/>
            <wp:effectExtent l="19050" t="0" r="1987" b="0"/>
            <wp:docPr id="3" name="图片 2" descr="微信图片_2017071409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714093524.png"/>
                    <pic:cNvPicPr/>
                  </pic:nvPicPr>
                  <pic:blipFill>
                    <a:blip r:embed="rId19" cstate="print"/>
                    <a:srcRect l="13000" t="9524" r="10286" b="4762"/>
                    <a:stretch>
                      <a:fillRect/>
                    </a:stretch>
                  </pic:blipFill>
                  <pic:spPr>
                    <a:xfrm>
                      <a:off x="0" y="0"/>
                      <a:ext cx="2498140" cy="1249071"/>
                    </a:xfrm>
                    <a:prstGeom prst="rect">
                      <a:avLst/>
                    </a:prstGeom>
                  </pic:spPr>
                </pic:pic>
              </a:graphicData>
            </a:graphic>
          </wp:inline>
        </w:drawing>
      </w:r>
      <w:r>
        <w:rPr>
          <w:rFonts w:ascii="Times New Roman" w:hAnsi="Times New Roman" w:hint="eastAsia"/>
          <w:noProof/>
          <w:sz w:val="24"/>
          <w:szCs w:val="24"/>
        </w:rPr>
        <w:drawing>
          <wp:inline distT="0" distB="0" distL="0" distR="0">
            <wp:extent cx="1984678" cy="1245177"/>
            <wp:effectExtent l="19050" t="0" r="0" b="0"/>
            <wp:docPr id="4" name="图片 3" descr="微信图片_2017071409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714093610.png"/>
                    <pic:cNvPicPr/>
                  </pic:nvPicPr>
                  <pic:blipFill>
                    <a:blip r:embed="rId20" cstate="print"/>
                    <a:srcRect l="17570" t="18182" r="21695" b="7737"/>
                    <a:stretch>
                      <a:fillRect/>
                    </a:stretch>
                  </pic:blipFill>
                  <pic:spPr>
                    <a:xfrm>
                      <a:off x="0" y="0"/>
                      <a:ext cx="1989883" cy="1248443"/>
                    </a:xfrm>
                    <a:prstGeom prst="rect">
                      <a:avLst/>
                    </a:prstGeom>
                  </pic:spPr>
                </pic:pic>
              </a:graphicData>
            </a:graphic>
          </wp:inline>
        </w:drawing>
      </w:r>
    </w:p>
    <w:p w:rsidR="00852BC3" w:rsidRPr="002B025B" w:rsidRDefault="002B025B" w:rsidP="002B025B">
      <w:pPr>
        <w:spacing w:line="360" w:lineRule="auto"/>
        <w:ind w:firstLineChars="200" w:firstLine="420"/>
        <w:jc w:val="center"/>
        <w:rPr>
          <w:rFonts w:ascii="Times New Roman" w:hAnsi="Times New Roman"/>
          <w:szCs w:val="21"/>
        </w:rPr>
      </w:pPr>
      <w:r w:rsidRPr="002B025B">
        <w:rPr>
          <w:rFonts w:ascii="Times New Roman" w:hAnsi="Times New Roman" w:hint="eastAsia"/>
          <w:szCs w:val="21"/>
        </w:rPr>
        <w:t>图</w:t>
      </w:r>
      <w:r w:rsidRPr="002B025B">
        <w:rPr>
          <w:rFonts w:ascii="Times New Roman" w:hAnsi="Times New Roman" w:hint="eastAsia"/>
          <w:szCs w:val="21"/>
        </w:rPr>
        <w:t xml:space="preserve">3-1 </w:t>
      </w:r>
      <w:proofErr w:type="spellStart"/>
      <w:r w:rsidRPr="002B025B">
        <w:rPr>
          <w:rFonts w:ascii="Times New Roman" w:hAnsi="Times New Roman" w:hint="eastAsia"/>
          <w:szCs w:val="21"/>
        </w:rPr>
        <w:t>Zigbee</w:t>
      </w:r>
      <w:proofErr w:type="spellEnd"/>
      <w:r w:rsidRPr="002B025B">
        <w:rPr>
          <w:rFonts w:ascii="Times New Roman" w:hAnsi="Times New Roman" w:hint="eastAsia"/>
          <w:szCs w:val="21"/>
        </w:rPr>
        <w:t>终端外壳效果</w:t>
      </w:r>
      <w:r>
        <w:rPr>
          <w:rFonts w:ascii="Times New Roman" w:hAnsi="Times New Roman" w:hint="eastAsia"/>
          <w:szCs w:val="21"/>
        </w:rPr>
        <w:t>图</w:t>
      </w:r>
    </w:p>
    <w:p w:rsidR="002B025B" w:rsidRDefault="002B025B" w:rsidP="002B025B">
      <w:pPr>
        <w:pStyle w:val="2"/>
        <w:rPr>
          <w:rFonts w:ascii="黑体" w:eastAsia="黑体" w:hAnsi="黑体"/>
          <w:b w:val="0"/>
          <w:sz w:val="28"/>
          <w:szCs w:val="28"/>
        </w:rPr>
      </w:pPr>
      <w:bookmarkStart w:id="11" w:name="_Toc490319170"/>
      <w:r>
        <w:rPr>
          <w:rFonts w:ascii="黑体" w:eastAsia="黑体" w:hAnsi="黑体" w:hint="eastAsia"/>
          <w:b w:val="0"/>
          <w:sz w:val="28"/>
          <w:szCs w:val="28"/>
        </w:rPr>
        <w:t>3</w:t>
      </w:r>
      <w:r w:rsidRPr="006B5007">
        <w:rPr>
          <w:rFonts w:ascii="黑体" w:eastAsia="黑体" w:hAnsi="黑体"/>
          <w:b w:val="0"/>
          <w:sz w:val="28"/>
          <w:szCs w:val="28"/>
        </w:rPr>
        <w:t>.</w:t>
      </w:r>
      <w:r>
        <w:rPr>
          <w:rFonts w:ascii="黑体" w:eastAsia="黑体" w:hAnsi="黑体" w:hint="eastAsia"/>
          <w:b w:val="0"/>
          <w:sz w:val="28"/>
          <w:szCs w:val="28"/>
        </w:rPr>
        <w:t>2产品</w:t>
      </w:r>
      <w:r w:rsidR="00AA7DC9">
        <w:rPr>
          <w:rFonts w:ascii="黑体" w:eastAsia="黑体" w:hAnsi="黑体" w:hint="eastAsia"/>
          <w:b w:val="0"/>
          <w:sz w:val="28"/>
          <w:szCs w:val="28"/>
        </w:rPr>
        <w:t>PCB电路板</w:t>
      </w:r>
      <w:r>
        <w:rPr>
          <w:rFonts w:ascii="黑体" w:eastAsia="黑体" w:hAnsi="黑体" w:hint="eastAsia"/>
          <w:b w:val="0"/>
          <w:sz w:val="28"/>
          <w:szCs w:val="28"/>
        </w:rPr>
        <w:t>设计</w:t>
      </w:r>
      <w:bookmarkEnd w:id="11"/>
    </w:p>
    <w:p w:rsidR="009C2971" w:rsidRDefault="009C2971" w:rsidP="009C2971">
      <w:pPr>
        <w:spacing w:line="360" w:lineRule="auto"/>
        <w:ind w:firstLineChars="200" w:firstLine="480"/>
        <w:jc w:val="left"/>
        <w:rPr>
          <w:rFonts w:ascii="Times New Roman" w:hAnsi="Times New Roman"/>
          <w:sz w:val="24"/>
          <w:szCs w:val="24"/>
        </w:rPr>
      </w:pPr>
      <w:r>
        <w:rPr>
          <w:rFonts w:ascii="Times New Roman" w:hint="eastAsia"/>
          <w:sz w:val="24"/>
          <w:szCs w:val="24"/>
        </w:rPr>
        <w:t>产品</w:t>
      </w:r>
      <w:r>
        <w:rPr>
          <w:rFonts w:ascii="Times New Roman" w:hint="eastAsia"/>
          <w:sz w:val="24"/>
          <w:szCs w:val="24"/>
        </w:rPr>
        <w:t>PCB</w:t>
      </w:r>
      <w:r>
        <w:rPr>
          <w:rFonts w:ascii="Times New Roman" w:hint="eastAsia"/>
          <w:sz w:val="24"/>
          <w:szCs w:val="24"/>
        </w:rPr>
        <w:t>电路板主要有：</w:t>
      </w:r>
      <w:proofErr w:type="spellStart"/>
      <w:r>
        <w:rPr>
          <w:rFonts w:ascii="Times New Roman" w:hAnsi="Times New Roman" w:hint="eastAsia"/>
          <w:sz w:val="24"/>
          <w:szCs w:val="24"/>
        </w:rPr>
        <w:t>Zigbee</w:t>
      </w:r>
      <w:proofErr w:type="spellEnd"/>
      <w:r>
        <w:rPr>
          <w:rFonts w:ascii="Times New Roman" w:hAnsi="Times New Roman" w:hint="eastAsia"/>
          <w:sz w:val="24"/>
          <w:szCs w:val="24"/>
        </w:rPr>
        <w:t>终端</w:t>
      </w:r>
      <w:r>
        <w:rPr>
          <w:rFonts w:ascii="Times New Roman" w:hint="eastAsia"/>
          <w:sz w:val="24"/>
          <w:szCs w:val="24"/>
        </w:rPr>
        <w:t>PCB</w:t>
      </w:r>
      <w:r>
        <w:rPr>
          <w:rFonts w:ascii="Times New Roman" w:hint="eastAsia"/>
          <w:sz w:val="24"/>
          <w:szCs w:val="24"/>
        </w:rPr>
        <w:t>电路板</w:t>
      </w:r>
      <w:r>
        <w:rPr>
          <w:rFonts w:ascii="Times New Roman" w:hAnsi="Times New Roman" w:hint="eastAsia"/>
          <w:sz w:val="24"/>
          <w:szCs w:val="24"/>
        </w:rPr>
        <w:t>、</w:t>
      </w:r>
      <w:r>
        <w:rPr>
          <w:rFonts w:ascii="Times New Roman" w:hAnsi="Times New Roman" w:hint="eastAsia"/>
          <w:sz w:val="24"/>
          <w:szCs w:val="24"/>
        </w:rPr>
        <w:t>PLC</w:t>
      </w:r>
      <w:r>
        <w:rPr>
          <w:rFonts w:ascii="Times New Roman" w:hAnsi="Times New Roman" w:hint="eastAsia"/>
          <w:sz w:val="24"/>
          <w:szCs w:val="24"/>
        </w:rPr>
        <w:t>终端</w:t>
      </w:r>
      <w:r>
        <w:rPr>
          <w:rFonts w:ascii="Times New Roman" w:hint="eastAsia"/>
          <w:sz w:val="24"/>
          <w:szCs w:val="24"/>
        </w:rPr>
        <w:t>PCB</w:t>
      </w:r>
      <w:r>
        <w:rPr>
          <w:rFonts w:ascii="Times New Roman" w:hint="eastAsia"/>
          <w:sz w:val="24"/>
          <w:szCs w:val="24"/>
        </w:rPr>
        <w:t>电路板</w:t>
      </w:r>
      <w:r>
        <w:rPr>
          <w:rFonts w:ascii="Times New Roman" w:hAnsi="Times New Roman" w:hint="eastAsia"/>
          <w:sz w:val="24"/>
          <w:szCs w:val="24"/>
        </w:rPr>
        <w:t>、中继器</w:t>
      </w:r>
      <w:r>
        <w:rPr>
          <w:rFonts w:ascii="Times New Roman" w:hint="eastAsia"/>
          <w:sz w:val="24"/>
          <w:szCs w:val="24"/>
        </w:rPr>
        <w:t>PCB</w:t>
      </w:r>
      <w:r>
        <w:rPr>
          <w:rFonts w:ascii="Times New Roman" w:hint="eastAsia"/>
          <w:sz w:val="24"/>
          <w:szCs w:val="24"/>
        </w:rPr>
        <w:t>电路板</w:t>
      </w:r>
      <w:r>
        <w:rPr>
          <w:rFonts w:ascii="Times New Roman" w:hAnsi="Times New Roman" w:hint="eastAsia"/>
          <w:sz w:val="24"/>
          <w:szCs w:val="24"/>
        </w:rPr>
        <w:t>、集中器</w:t>
      </w:r>
      <w:r>
        <w:rPr>
          <w:rFonts w:ascii="Times New Roman" w:hint="eastAsia"/>
          <w:sz w:val="24"/>
          <w:szCs w:val="24"/>
        </w:rPr>
        <w:t>PCB</w:t>
      </w:r>
      <w:r>
        <w:rPr>
          <w:rFonts w:ascii="Times New Roman" w:hint="eastAsia"/>
          <w:sz w:val="24"/>
          <w:szCs w:val="24"/>
        </w:rPr>
        <w:t>电路板</w:t>
      </w:r>
      <w:r>
        <w:rPr>
          <w:rFonts w:ascii="Times New Roman" w:hAnsi="Times New Roman" w:hint="eastAsia"/>
          <w:sz w:val="24"/>
          <w:szCs w:val="24"/>
        </w:rPr>
        <w:t>。</w:t>
      </w:r>
    </w:p>
    <w:p w:rsidR="009C2971" w:rsidRDefault="00F578C8" w:rsidP="00F578C8">
      <w:pPr>
        <w:autoSpaceDE w:val="0"/>
        <w:autoSpaceDN w:val="0"/>
        <w:adjustRightInd w:val="0"/>
        <w:spacing w:line="360" w:lineRule="auto"/>
        <w:ind w:firstLineChars="200" w:firstLine="480"/>
        <w:jc w:val="left"/>
        <w:rPr>
          <w:rFonts w:ascii="Times New Roman"/>
          <w:sz w:val="24"/>
          <w:szCs w:val="24"/>
        </w:rPr>
      </w:pPr>
      <w:r>
        <w:rPr>
          <w:rFonts w:ascii="Times New Roman" w:hint="eastAsia"/>
          <w:sz w:val="24"/>
          <w:szCs w:val="24"/>
        </w:rPr>
        <w:t>PCB</w:t>
      </w:r>
      <w:r>
        <w:rPr>
          <w:rFonts w:ascii="Times New Roman" w:hint="eastAsia"/>
          <w:sz w:val="24"/>
          <w:szCs w:val="24"/>
        </w:rPr>
        <w:t>电路板原理设计前期研发阶段已经完成，下一步根据外壳内部尺寸对电路板的大小、布局等结构进行更改，使其符合产品外壳。</w:t>
      </w:r>
    </w:p>
    <w:p w:rsidR="00F578C8" w:rsidRDefault="00F578C8" w:rsidP="00F578C8">
      <w:pPr>
        <w:pStyle w:val="2"/>
        <w:rPr>
          <w:rFonts w:ascii="黑体" w:eastAsia="黑体" w:hAnsi="黑体"/>
          <w:b w:val="0"/>
          <w:sz w:val="28"/>
          <w:szCs w:val="28"/>
        </w:rPr>
      </w:pPr>
      <w:bookmarkStart w:id="12" w:name="_Toc490319171"/>
      <w:r>
        <w:rPr>
          <w:rFonts w:ascii="黑体" w:eastAsia="黑体" w:hAnsi="黑体" w:hint="eastAsia"/>
          <w:b w:val="0"/>
          <w:sz w:val="28"/>
          <w:szCs w:val="28"/>
        </w:rPr>
        <w:t>3</w:t>
      </w:r>
      <w:r w:rsidRPr="006B5007">
        <w:rPr>
          <w:rFonts w:ascii="黑体" w:eastAsia="黑体" w:hAnsi="黑体"/>
          <w:b w:val="0"/>
          <w:sz w:val="28"/>
          <w:szCs w:val="28"/>
        </w:rPr>
        <w:t>.</w:t>
      </w:r>
      <w:r>
        <w:rPr>
          <w:rFonts w:ascii="黑体" w:eastAsia="黑体" w:hAnsi="黑体" w:hint="eastAsia"/>
          <w:b w:val="0"/>
          <w:sz w:val="28"/>
          <w:szCs w:val="28"/>
        </w:rPr>
        <w:t>3产品温度</w:t>
      </w:r>
      <w:r w:rsidR="00617A30">
        <w:rPr>
          <w:rFonts w:ascii="黑体" w:eastAsia="黑体" w:hAnsi="黑体" w:hint="eastAsia"/>
          <w:b w:val="0"/>
          <w:sz w:val="28"/>
          <w:szCs w:val="28"/>
        </w:rPr>
        <w:t>传感器</w:t>
      </w:r>
      <w:r w:rsidR="001F4E62">
        <w:rPr>
          <w:rFonts w:ascii="黑体" w:eastAsia="黑体" w:hAnsi="黑体" w:hint="eastAsia"/>
          <w:b w:val="0"/>
          <w:sz w:val="28"/>
          <w:szCs w:val="28"/>
        </w:rPr>
        <w:t>模块</w:t>
      </w:r>
      <w:r>
        <w:rPr>
          <w:rFonts w:ascii="黑体" w:eastAsia="黑体" w:hAnsi="黑体" w:hint="eastAsia"/>
          <w:b w:val="0"/>
          <w:sz w:val="28"/>
          <w:szCs w:val="28"/>
        </w:rPr>
        <w:t>设计</w:t>
      </w:r>
      <w:bookmarkEnd w:id="12"/>
    </w:p>
    <w:p w:rsidR="00F578C8" w:rsidRDefault="00F578C8" w:rsidP="00F578C8">
      <w:pPr>
        <w:spacing w:line="360" w:lineRule="auto"/>
        <w:ind w:firstLineChars="200" w:firstLine="480"/>
        <w:jc w:val="left"/>
        <w:rPr>
          <w:rFonts w:ascii="Times New Roman"/>
          <w:sz w:val="24"/>
          <w:szCs w:val="24"/>
        </w:rPr>
      </w:pPr>
      <w:r>
        <w:rPr>
          <w:rFonts w:ascii="Times New Roman" w:hint="eastAsia"/>
          <w:sz w:val="24"/>
          <w:szCs w:val="24"/>
        </w:rPr>
        <w:t>根据产品要求，温度</w:t>
      </w:r>
      <w:r w:rsidR="00617A30">
        <w:rPr>
          <w:rFonts w:ascii="Times New Roman" w:hint="eastAsia"/>
          <w:sz w:val="24"/>
          <w:szCs w:val="24"/>
        </w:rPr>
        <w:t>传感器</w:t>
      </w:r>
      <w:r>
        <w:rPr>
          <w:rFonts w:ascii="Times New Roman" w:hint="eastAsia"/>
          <w:sz w:val="24"/>
          <w:szCs w:val="24"/>
        </w:rPr>
        <w:t>需要重新设计。</w:t>
      </w:r>
      <w:r>
        <w:rPr>
          <w:rFonts w:ascii="Times New Roman" w:hint="eastAsia"/>
          <w:sz w:val="24"/>
          <w:szCs w:val="24"/>
        </w:rPr>
        <w:t>4</w:t>
      </w:r>
      <w:r>
        <w:rPr>
          <w:rFonts w:ascii="Times New Roman" w:hint="eastAsia"/>
          <w:sz w:val="24"/>
          <w:szCs w:val="24"/>
        </w:rPr>
        <w:t>个温度探头集成到一起，采用弹簧探针的模式，设计成温度</w:t>
      </w:r>
      <w:r w:rsidR="00617A30">
        <w:rPr>
          <w:rFonts w:ascii="Times New Roman" w:hint="eastAsia"/>
          <w:sz w:val="24"/>
          <w:szCs w:val="24"/>
        </w:rPr>
        <w:t>传感器</w:t>
      </w:r>
      <w:r>
        <w:rPr>
          <w:rFonts w:ascii="Times New Roman" w:hint="eastAsia"/>
          <w:sz w:val="24"/>
          <w:szCs w:val="24"/>
        </w:rPr>
        <w:t>模块，</w:t>
      </w:r>
      <w:r w:rsidR="00617A30">
        <w:rPr>
          <w:rFonts w:ascii="Times New Roman" w:hint="eastAsia"/>
          <w:sz w:val="24"/>
          <w:szCs w:val="24"/>
        </w:rPr>
        <w:t>温度传感器模块</w:t>
      </w:r>
      <w:r>
        <w:rPr>
          <w:rFonts w:ascii="Times New Roman" w:hint="eastAsia"/>
          <w:sz w:val="24"/>
          <w:szCs w:val="24"/>
        </w:rPr>
        <w:t>安装在监测终端壳体</w:t>
      </w:r>
      <w:r>
        <w:rPr>
          <w:rFonts w:ascii="Times New Roman" w:hint="eastAsia"/>
          <w:sz w:val="24"/>
          <w:szCs w:val="24"/>
        </w:rPr>
        <w:lastRenderedPageBreak/>
        <w:t>内部，做到与监测终端一体化。</w:t>
      </w:r>
    </w:p>
    <w:p w:rsidR="00F578C8" w:rsidRDefault="00617A30" w:rsidP="00F578C8">
      <w:pPr>
        <w:spacing w:line="360" w:lineRule="auto"/>
        <w:ind w:firstLineChars="200" w:firstLine="480"/>
        <w:jc w:val="left"/>
        <w:rPr>
          <w:rFonts w:ascii="Times New Roman"/>
          <w:sz w:val="24"/>
          <w:szCs w:val="24"/>
        </w:rPr>
      </w:pPr>
      <w:r>
        <w:rPr>
          <w:rFonts w:ascii="Times New Roman" w:hint="eastAsia"/>
          <w:sz w:val="24"/>
          <w:szCs w:val="24"/>
        </w:rPr>
        <w:t>温度传感器模块</w:t>
      </w:r>
      <w:r w:rsidR="00BD729F">
        <w:rPr>
          <w:rFonts w:ascii="Times New Roman" w:hint="eastAsia"/>
          <w:sz w:val="24"/>
          <w:szCs w:val="24"/>
        </w:rPr>
        <w:t>设计参考如图</w:t>
      </w:r>
      <w:r w:rsidR="00BD729F">
        <w:rPr>
          <w:rFonts w:ascii="Times New Roman" w:hint="eastAsia"/>
          <w:sz w:val="24"/>
          <w:szCs w:val="24"/>
        </w:rPr>
        <w:t>3-2</w:t>
      </w:r>
      <w:r w:rsidR="00BD729F">
        <w:rPr>
          <w:rFonts w:ascii="Times New Roman" w:hint="eastAsia"/>
          <w:sz w:val="24"/>
          <w:szCs w:val="24"/>
        </w:rPr>
        <w:t>所示。</w:t>
      </w:r>
    </w:p>
    <w:p w:rsidR="00BD729F" w:rsidRDefault="00EA3ABD" w:rsidP="00F578C8">
      <w:pPr>
        <w:spacing w:line="360" w:lineRule="auto"/>
        <w:ind w:firstLineChars="200" w:firstLine="480"/>
        <w:jc w:val="left"/>
        <w:rPr>
          <w:rFonts w:ascii="Times New Roman"/>
          <w:sz w:val="24"/>
          <w:szCs w:val="24"/>
        </w:rPr>
      </w:pPr>
      <w:r>
        <w:rPr>
          <w:rFonts w:ascii="Times New Roman" w:hint="eastAsia"/>
          <w:noProof/>
          <w:sz w:val="24"/>
          <w:szCs w:val="24"/>
        </w:rPr>
        <w:drawing>
          <wp:inline distT="0" distB="0" distL="0" distR="0">
            <wp:extent cx="5274310" cy="3956050"/>
            <wp:effectExtent l="19050" t="0" r="2540" b="0"/>
            <wp:docPr id="5" name="图片 4" descr="微信图片_20170714093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714093436.jpg"/>
                    <pic:cNvPicPr/>
                  </pic:nvPicPr>
                  <pic:blipFill>
                    <a:blip r:embed="rId21" cstate="print"/>
                    <a:stretch>
                      <a:fillRect/>
                    </a:stretch>
                  </pic:blipFill>
                  <pic:spPr>
                    <a:xfrm>
                      <a:off x="0" y="0"/>
                      <a:ext cx="5274310" cy="3956050"/>
                    </a:xfrm>
                    <a:prstGeom prst="rect">
                      <a:avLst/>
                    </a:prstGeom>
                  </pic:spPr>
                </pic:pic>
              </a:graphicData>
            </a:graphic>
          </wp:inline>
        </w:drawing>
      </w:r>
    </w:p>
    <w:p w:rsidR="00BD729F" w:rsidRDefault="00BD729F" w:rsidP="00F578C8">
      <w:pPr>
        <w:spacing w:line="360" w:lineRule="auto"/>
        <w:ind w:firstLineChars="200" w:firstLine="480"/>
        <w:jc w:val="left"/>
        <w:rPr>
          <w:rFonts w:ascii="Times New Roman"/>
          <w:sz w:val="24"/>
          <w:szCs w:val="24"/>
        </w:rPr>
      </w:pPr>
    </w:p>
    <w:p w:rsidR="00BD729F" w:rsidRPr="00EA3ABD" w:rsidRDefault="00EA3ABD" w:rsidP="00EA3ABD">
      <w:pPr>
        <w:spacing w:line="360" w:lineRule="auto"/>
        <w:ind w:firstLineChars="200" w:firstLine="420"/>
        <w:jc w:val="center"/>
        <w:rPr>
          <w:rFonts w:ascii="Times New Roman"/>
          <w:szCs w:val="21"/>
        </w:rPr>
      </w:pPr>
      <w:r w:rsidRPr="00EA3ABD">
        <w:rPr>
          <w:rFonts w:ascii="Times New Roman" w:hint="eastAsia"/>
          <w:szCs w:val="21"/>
        </w:rPr>
        <w:t>图</w:t>
      </w:r>
      <w:r w:rsidRPr="00EA3ABD">
        <w:rPr>
          <w:rFonts w:ascii="Times New Roman" w:hint="eastAsia"/>
          <w:szCs w:val="21"/>
        </w:rPr>
        <w:t>3-2</w:t>
      </w:r>
      <w:r>
        <w:rPr>
          <w:rFonts w:ascii="Times New Roman" w:hint="eastAsia"/>
          <w:szCs w:val="21"/>
        </w:rPr>
        <w:t xml:space="preserve"> </w:t>
      </w:r>
      <w:r>
        <w:rPr>
          <w:rFonts w:ascii="Times New Roman" w:hint="eastAsia"/>
          <w:szCs w:val="21"/>
        </w:rPr>
        <w:t>温度监测模块</w:t>
      </w:r>
    </w:p>
    <w:p w:rsidR="00EA3ABD" w:rsidRDefault="00EA3ABD">
      <w:pPr>
        <w:widowControl/>
        <w:jc w:val="left"/>
        <w:rPr>
          <w:rFonts w:ascii="黑体" w:eastAsia="黑体" w:hAnsi="黑体"/>
          <w:bCs/>
          <w:kern w:val="0"/>
          <w:sz w:val="30"/>
          <w:szCs w:val="30"/>
        </w:rPr>
      </w:pPr>
      <w:r>
        <w:rPr>
          <w:rFonts w:ascii="黑体" w:eastAsia="黑体" w:hAnsi="黑体"/>
          <w:b/>
          <w:kern w:val="0"/>
          <w:sz w:val="30"/>
          <w:szCs w:val="30"/>
        </w:rPr>
        <w:br w:type="page"/>
      </w:r>
    </w:p>
    <w:p w:rsidR="00EA3ABD" w:rsidRDefault="00617A30" w:rsidP="00EA3ABD">
      <w:pPr>
        <w:pStyle w:val="1"/>
        <w:rPr>
          <w:rFonts w:ascii="黑体" w:eastAsia="黑体" w:hAnsi="黑体"/>
          <w:b w:val="0"/>
          <w:kern w:val="0"/>
          <w:sz w:val="30"/>
          <w:szCs w:val="30"/>
        </w:rPr>
      </w:pPr>
      <w:bookmarkStart w:id="13" w:name="_Toc490319172"/>
      <w:r>
        <w:rPr>
          <w:rFonts w:ascii="黑体" w:eastAsia="黑体" w:hAnsi="黑体" w:hint="eastAsia"/>
          <w:b w:val="0"/>
          <w:kern w:val="0"/>
          <w:sz w:val="30"/>
          <w:szCs w:val="30"/>
        </w:rPr>
        <w:lastRenderedPageBreak/>
        <w:t>4</w:t>
      </w:r>
      <w:r w:rsidR="00EA3ABD" w:rsidRPr="00016F84">
        <w:rPr>
          <w:rFonts w:ascii="黑体" w:eastAsia="黑体" w:hAnsi="黑体" w:hint="eastAsia"/>
          <w:b w:val="0"/>
          <w:kern w:val="0"/>
          <w:sz w:val="30"/>
          <w:szCs w:val="30"/>
        </w:rPr>
        <w:t>.</w:t>
      </w:r>
      <w:r w:rsidR="00EA3ABD">
        <w:rPr>
          <w:rFonts w:ascii="黑体" w:eastAsia="黑体" w:hAnsi="黑体" w:hint="eastAsia"/>
          <w:b w:val="0"/>
          <w:kern w:val="0"/>
          <w:sz w:val="30"/>
          <w:szCs w:val="30"/>
        </w:rPr>
        <w:t>监测</w:t>
      </w:r>
      <w:r w:rsidR="00534174">
        <w:rPr>
          <w:rFonts w:ascii="黑体" w:eastAsia="黑体" w:hAnsi="黑体" w:hint="eastAsia"/>
          <w:b w:val="0"/>
          <w:kern w:val="0"/>
          <w:sz w:val="30"/>
          <w:szCs w:val="30"/>
        </w:rPr>
        <w:t>软件优化</w:t>
      </w:r>
      <w:bookmarkEnd w:id="13"/>
    </w:p>
    <w:p w:rsidR="0015042E" w:rsidRDefault="0015042E" w:rsidP="0011609F">
      <w:pPr>
        <w:spacing w:line="360" w:lineRule="auto"/>
        <w:ind w:firstLineChars="200" w:firstLine="480"/>
        <w:jc w:val="left"/>
        <w:rPr>
          <w:rFonts w:ascii="Times New Roman"/>
          <w:sz w:val="24"/>
          <w:szCs w:val="24"/>
        </w:rPr>
      </w:pPr>
      <w:r>
        <w:rPr>
          <w:rFonts w:ascii="Times New Roman"/>
          <w:sz w:val="24"/>
          <w:szCs w:val="24"/>
        </w:rPr>
        <w:t>产品化监控软件包含四个部分</w:t>
      </w:r>
      <w:r>
        <w:rPr>
          <w:rFonts w:ascii="Times New Roman" w:hint="eastAsia"/>
          <w:sz w:val="24"/>
          <w:szCs w:val="24"/>
        </w:rPr>
        <w:t>：</w:t>
      </w:r>
    </w:p>
    <w:p w:rsidR="0015042E" w:rsidRDefault="0015042E" w:rsidP="0015042E">
      <w:pPr>
        <w:pStyle w:val="a7"/>
        <w:numPr>
          <w:ilvl w:val="0"/>
          <w:numId w:val="11"/>
        </w:numPr>
        <w:spacing w:line="360" w:lineRule="auto"/>
        <w:ind w:firstLineChars="0"/>
        <w:jc w:val="left"/>
        <w:rPr>
          <w:rFonts w:ascii="Times New Roman"/>
          <w:sz w:val="24"/>
          <w:szCs w:val="24"/>
        </w:rPr>
      </w:pPr>
      <w:r w:rsidRPr="0015042E">
        <w:rPr>
          <w:rFonts w:ascii="Times New Roman"/>
          <w:sz w:val="24"/>
          <w:szCs w:val="24"/>
        </w:rPr>
        <w:t>实时数据获取</w:t>
      </w:r>
      <w:ins w:id="14" w:author="SQ L" w:date="2017-08-13T16:14:00Z">
        <w:r>
          <w:rPr>
            <w:rFonts w:ascii="Times New Roman" w:hint="eastAsia"/>
            <w:sz w:val="24"/>
            <w:szCs w:val="24"/>
          </w:rPr>
          <w:t>、</w:t>
        </w:r>
      </w:ins>
      <w:r w:rsidRPr="0015042E">
        <w:rPr>
          <w:rFonts w:ascii="Times New Roman"/>
          <w:sz w:val="24"/>
          <w:szCs w:val="24"/>
        </w:rPr>
        <w:t>存储</w:t>
      </w:r>
      <w:ins w:id="15" w:author="SQ L" w:date="2017-08-13T16:14:00Z">
        <w:r>
          <w:rPr>
            <w:rFonts w:ascii="Times New Roman" w:hint="eastAsia"/>
            <w:sz w:val="24"/>
            <w:szCs w:val="24"/>
          </w:rPr>
          <w:t>、</w:t>
        </w:r>
      </w:ins>
      <w:r w:rsidRPr="0015042E">
        <w:rPr>
          <w:rFonts w:ascii="Times New Roman"/>
          <w:sz w:val="24"/>
          <w:szCs w:val="24"/>
        </w:rPr>
        <w:t>展示</w:t>
      </w:r>
    </w:p>
    <w:p w:rsidR="0015042E" w:rsidRDefault="0015042E" w:rsidP="0015042E">
      <w:pPr>
        <w:pStyle w:val="a7"/>
        <w:numPr>
          <w:ilvl w:val="0"/>
          <w:numId w:val="11"/>
        </w:numPr>
        <w:spacing w:line="360" w:lineRule="auto"/>
        <w:ind w:firstLineChars="0"/>
        <w:jc w:val="left"/>
        <w:rPr>
          <w:rFonts w:ascii="Times New Roman"/>
          <w:sz w:val="24"/>
          <w:szCs w:val="24"/>
        </w:rPr>
      </w:pPr>
      <w:r>
        <w:rPr>
          <w:rFonts w:ascii="Times New Roman"/>
          <w:sz w:val="24"/>
          <w:szCs w:val="24"/>
        </w:rPr>
        <w:t>异常状况报警的响应及处理</w:t>
      </w:r>
    </w:p>
    <w:p w:rsidR="0015042E" w:rsidRDefault="0015042E" w:rsidP="00D12089">
      <w:pPr>
        <w:pStyle w:val="a7"/>
        <w:numPr>
          <w:ilvl w:val="0"/>
          <w:numId w:val="11"/>
        </w:numPr>
        <w:spacing w:line="360" w:lineRule="auto"/>
        <w:ind w:firstLineChars="0"/>
        <w:jc w:val="left"/>
        <w:rPr>
          <w:ins w:id="16" w:author="SQ L" w:date="2017-08-13T16:20:00Z"/>
          <w:rFonts w:ascii="Times New Roman"/>
          <w:sz w:val="24"/>
          <w:szCs w:val="24"/>
        </w:rPr>
        <w:pPrChange w:id="17" w:author="SQ L" w:date="2017-08-13T16:20:00Z">
          <w:pPr>
            <w:pStyle w:val="a7"/>
            <w:numPr>
              <w:numId w:val="11"/>
            </w:numPr>
            <w:spacing w:line="360" w:lineRule="auto"/>
            <w:ind w:left="900" w:firstLineChars="0" w:hanging="420"/>
            <w:jc w:val="left"/>
          </w:pPr>
        </w:pPrChange>
      </w:pPr>
      <w:r w:rsidRPr="0015042E">
        <w:rPr>
          <w:rFonts w:ascii="Times New Roman"/>
          <w:sz w:val="24"/>
          <w:szCs w:val="24"/>
          <w:rPrChange w:id="18" w:author="SQ L" w:date="2017-08-13T16:20:00Z">
            <w:rPr>
              <w:rFonts w:ascii="Times New Roman"/>
              <w:sz w:val="24"/>
              <w:szCs w:val="24"/>
            </w:rPr>
          </w:rPrChange>
        </w:rPr>
        <w:t>数据结果的趋势判断</w:t>
      </w:r>
    </w:p>
    <w:p w:rsidR="0015042E" w:rsidRPr="0015042E" w:rsidRDefault="0015042E" w:rsidP="00D12089">
      <w:pPr>
        <w:pStyle w:val="a7"/>
        <w:numPr>
          <w:ilvl w:val="0"/>
          <w:numId w:val="11"/>
        </w:numPr>
        <w:spacing w:line="360" w:lineRule="auto"/>
        <w:ind w:firstLineChars="0"/>
        <w:jc w:val="left"/>
        <w:rPr>
          <w:ins w:id="19" w:author="SQ L" w:date="2017-08-13T16:14:00Z"/>
          <w:rFonts w:ascii="Times New Roman"/>
          <w:sz w:val="24"/>
          <w:szCs w:val="24"/>
          <w:rPrChange w:id="20" w:author="SQ L" w:date="2017-08-13T16:20:00Z">
            <w:rPr>
              <w:ins w:id="21" w:author="SQ L" w:date="2017-08-13T16:14:00Z"/>
              <w:rFonts w:ascii="Times New Roman"/>
              <w:sz w:val="24"/>
              <w:szCs w:val="24"/>
            </w:rPr>
          </w:rPrChange>
        </w:rPr>
        <w:pPrChange w:id="22" w:author="SQ L" w:date="2017-08-13T16:20:00Z">
          <w:pPr>
            <w:pStyle w:val="a7"/>
            <w:numPr>
              <w:numId w:val="11"/>
            </w:numPr>
            <w:spacing w:line="360" w:lineRule="auto"/>
            <w:ind w:left="900" w:firstLineChars="0" w:hanging="420"/>
            <w:jc w:val="left"/>
          </w:pPr>
        </w:pPrChange>
      </w:pPr>
      <w:del w:id="23" w:author="SQ L" w:date="2017-08-13T16:20:00Z">
        <w:r w:rsidDel="0015042E">
          <w:rPr>
            <w:rFonts w:ascii="Times New Roman" w:hint="eastAsia"/>
            <w:sz w:val="24"/>
            <w:szCs w:val="24"/>
          </w:rPr>
          <w:delText>以及</w:delText>
        </w:r>
      </w:del>
      <w:ins w:id="24" w:author="SQ L" w:date="2017-08-13T16:14:00Z">
        <w:r w:rsidRPr="0015042E">
          <w:rPr>
            <w:rFonts w:ascii="Times New Roman"/>
            <w:sz w:val="24"/>
            <w:szCs w:val="24"/>
            <w:rPrChange w:id="25" w:author="SQ L" w:date="2017-08-13T16:20:00Z">
              <w:rPr>
                <w:rFonts w:ascii="Times New Roman"/>
                <w:sz w:val="24"/>
                <w:szCs w:val="24"/>
              </w:rPr>
            </w:rPrChange>
          </w:rPr>
          <w:t>历史数据以及处理状况的查询</w:t>
        </w:r>
      </w:ins>
    </w:p>
    <w:p w:rsidR="0015042E" w:rsidRDefault="0015042E" w:rsidP="0015042E">
      <w:pPr>
        <w:spacing w:line="360" w:lineRule="auto"/>
        <w:ind w:left="480"/>
        <w:jc w:val="left"/>
        <w:rPr>
          <w:ins w:id="26" w:author="SQ L" w:date="2017-08-13T16:15:00Z"/>
          <w:rFonts w:ascii="Times New Roman"/>
          <w:sz w:val="24"/>
          <w:szCs w:val="24"/>
        </w:rPr>
        <w:pPrChange w:id="27" w:author="SQ L" w:date="2017-08-13T16:14:00Z">
          <w:pPr>
            <w:pStyle w:val="a7"/>
            <w:numPr>
              <w:numId w:val="11"/>
            </w:numPr>
            <w:spacing w:line="360" w:lineRule="auto"/>
            <w:ind w:left="900" w:firstLineChars="0" w:hanging="420"/>
            <w:jc w:val="left"/>
          </w:pPr>
        </w:pPrChange>
      </w:pPr>
      <w:ins w:id="28" w:author="SQ L" w:date="2017-08-13T16:15:00Z">
        <w:r>
          <w:rPr>
            <w:rFonts w:ascii="Times New Roman"/>
            <w:sz w:val="24"/>
            <w:szCs w:val="24"/>
          </w:rPr>
          <w:t>功能一</w:t>
        </w:r>
        <w:r>
          <w:rPr>
            <w:rFonts w:ascii="Times New Roman" w:hint="eastAsia"/>
            <w:sz w:val="24"/>
            <w:szCs w:val="24"/>
          </w:rPr>
          <w:t>、</w:t>
        </w:r>
        <w:r>
          <w:rPr>
            <w:rFonts w:ascii="Times New Roman"/>
            <w:sz w:val="24"/>
            <w:szCs w:val="24"/>
          </w:rPr>
          <w:t>四属于前期预研完成内容</w:t>
        </w:r>
        <w:r>
          <w:rPr>
            <w:rFonts w:ascii="Times New Roman" w:hint="eastAsia"/>
            <w:sz w:val="24"/>
            <w:szCs w:val="24"/>
          </w:rPr>
          <w:t>，</w:t>
        </w:r>
        <w:r>
          <w:rPr>
            <w:rFonts w:ascii="Times New Roman"/>
            <w:sz w:val="24"/>
            <w:szCs w:val="24"/>
          </w:rPr>
          <w:t>对效果进行优化即可</w:t>
        </w:r>
        <w:r>
          <w:rPr>
            <w:rFonts w:ascii="Times New Roman" w:hint="eastAsia"/>
            <w:sz w:val="24"/>
            <w:szCs w:val="24"/>
          </w:rPr>
          <w:t>。</w:t>
        </w:r>
      </w:ins>
    </w:p>
    <w:p w:rsidR="0015042E" w:rsidRDefault="0015042E" w:rsidP="0015042E">
      <w:pPr>
        <w:pStyle w:val="2"/>
        <w:rPr>
          <w:ins w:id="29" w:author="SQ L" w:date="2017-08-13T16:16:00Z"/>
          <w:rFonts w:ascii="黑体" w:eastAsia="黑体" w:hAnsi="黑体"/>
          <w:b w:val="0"/>
          <w:sz w:val="28"/>
          <w:szCs w:val="28"/>
        </w:rPr>
        <w:pPrChange w:id="30" w:author="SQ L" w:date="2017-08-13T16:16:00Z">
          <w:pPr>
            <w:pStyle w:val="a7"/>
            <w:numPr>
              <w:numId w:val="11"/>
            </w:numPr>
            <w:spacing w:line="360" w:lineRule="auto"/>
            <w:ind w:left="900" w:firstLineChars="0" w:hanging="420"/>
            <w:jc w:val="left"/>
          </w:pPr>
        </w:pPrChange>
      </w:pPr>
      <w:ins w:id="31" w:author="SQ L" w:date="2017-08-13T16:16:00Z">
        <w:r>
          <w:rPr>
            <w:rFonts w:ascii="黑体" w:eastAsia="黑体" w:hAnsi="黑体" w:hint="eastAsia"/>
            <w:b w:val="0"/>
            <w:sz w:val="28"/>
            <w:szCs w:val="28"/>
          </w:rPr>
          <w:t>4.1</w:t>
        </w:r>
      </w:ins>
      <w:ins w:id="32" w:author="SQ L" w:date="2017-08-13T16:15:00Z">
        <w:r w:rsidRPr="0015042E">
          <w:rPr>
            <w:rFonts w:ascii="黑体" w:eastAsia="黑体" w:hAnsi="黑体"/>
            <w:b w:val="0"/>
            <w:sz w:val="28"/>
            <w:szCs w:val="28"/>
            <w:rPrChange w:id="33" w:author="SQ L" w:date="2017-08-13T16:16:00Z">
              <w:rPr>
                <w:rFonts w:ascii="Times New Roman"/>
                <w:sz w:val="24"/>
                <w:szCs w:val="24"/>
              </w:rPr>
            </w:rPrChange>
          </w:rPr>
          <w:t>异常状况报警的响应及处理</w:t>
        </w:r>
      </w:ins>
    </w:p>
    <w:p w:rsidR="0015042E" w:rsidRDefault="0015042E" w:rsidP="0015042E">
      <w:pPr>
        <w:spacing w:line="360" w:lineRule="auto"/>
        <w:ind w:firstLineChars="200" w:firstLine="480"/>
        <w:jc w:val="left"/>
        <w:rPr>
          <w:ins w:id="34" w:author="SQ L" w:date="2017-08-13T16:17:00Z"/>
          <w:rFonts w:ascii="Times New Roman"/>
          <w:sz w:val="24"/>
          <w:szCs w:val="24"/>
        </w:rPr>
        <w:pPrChange w:id="35" w:author="SQ L" w:date="2017-08-13T16:17:00Z">
          <w:pPr>
            <w:pStyle w:val="a7"/>
            <w:numPr>
              <w:numId w:val="11"/>
            </w:numPr>
            <w:spacing w:line="360" w:lineRule="auto"/>
            <w:ind w:left="900" w:firstLineChars="0" w:hanging="420"/>
            <w:jc w:val="left"/>
          </w:pPr>
        </w:pPrChange>
      </w:pPr>
      <w:ins w:id="36" w:author="SQ L" w:date="2017-08-13T16:16:00Z">
        <w:r w:rsidRPr="0015042E">
          <w:rPr>
            <w:rFonts w:ascii="Times New Roman"/>
            <w:sz w:val="24"/>
            <w:szCs w:val="24"/>
            <w:rPrChange w:id="37" w:author="SQ L" w:date="2017-08-13T16:17:00Z">
              <w:rPr/>
            </w:rPrChange>
          </w:rPr>
          <w:t>在某个节点或者多功能仪表出现了异常时</w:t>
        </w:r>
        <w:r w:rsidRPr="0015042E">
          <w:rPr>
            <w:rFonts w:ascii="Times New Roman" w:hint="eastAsia"/>
            <w:sz w:val="24"/>
            <w:szCs w:val="24"/>
            <w:rPrChange w:id="38" w:author="SQ L" w:date="2017-08-13T16:17:00Z">
              <w:rPr>
                <w:rFonts w:hint="eastAsia"/>
              </w:rPr>
            </w:rPrChange>
          </w:rPr>
          <w:t>，</w:t>
        </w:r>
        <w:r w:rsidRPr="0015042E">
          <w:rPr>
            <w:rFonts w:ascii="Times New Roman"/>
            <w:sz w:val="24"/>
            <w:szCs w:val="24"/>
            <w:rPrChange w:id="39" w:author="SQ L" w:date="2017-08-13T16:17:00Z">
              <w:rPr/>
            </w:rPrChange>
          </w:rPr>
          <w:t>中继器能够实时将异常的状态反馈到中心服务器</w:t>
        </w:r>
        <w:r w:rsidRPr="0015042E">
          <w:rPr>
            <w:rFonts w:ascii="Times New Roman" w:hint="eastAsia"/>
            <w:sz w:val="24"/>
            <w:szCs w:val="24"/>
            <w:rPrChange w:id="40" w:author="SQ L" w:date="2017-08-13T16:17:00Z">
              <w:rPr>
                <w:rFonts w:hint="eastAsia"/>
              </w:rPr>
            </w:rPrChange>
          </w:rPr>
          <w:t>，</w:t>
        </w:r>
        <w:r w:rsidRPr="0015042E">
          <w:rPr>
            <w:rFonts w:ascii="Times New Roman"/>
            <w:sz w:val="24"/>
            <w:szCs w:val="24"/>
            <w:rPrChange w:id="41" w:author="SQ L" w:date="2017-08-13T16:17:00Z">
              <w:rPr/>
            </w:rPrChange>
          </w:rPr>
          <w:t>中心服务器必须</w:t>
        </w:r>
      </w:ins>
      <w:ins w:id="42" w:author="SQ L" w:date="2017-08-13T16:17:00Z">
        <w:r>
          <w:rPr>
            <w:rFonts w:ascii="Times New Roman"/>
            <w:sz w:val="24"/>
            <w:szCs w:val="24"/>
          </w:rPr>
          <w:t>即使按照预定</w:t>
        </w:r>
        <w:proofErr w:type="gramStart"/>
        <w:r>
          <w:rPr>
            <w:rFonts w:ascii="Times New Roman"/>
            <w:sz w:val="24"/>
            <w:szCs w:val="24"/>
          </w:rPr>
          <w:t>义方案</w:t>
        </w:r>
        <w:proofErr w:type="gramEnd"/>
        <w:r>
          <w:rPr>
            <w:rFonts w:ascii="Times New Roman"/>
            <w:sz w:val="24"/>
            <w:szCs w:val="24"/>
          </w:rPr>
          <w:t>完成报警的提醒和处理</w:t>
        </w:r>
        <w:r>
          <w:rPr>
            <w:rFonts w:ascii="Times New Roman" w:hint="eastAsia"/>
            <w:sz w:val="24"/>
            <w:szCs w:val="24"/>
          </w:rPr>
          <w:t>。</w:t>
        </w:r>
      </w:ins>
    </w:p>
    <w:p w:rsidR="0015042E" w:rsidRDefault="0015042E" w:rsidP="0015042E">
      <w:pPr>
        <w:spacing w:line="360" w:lineRule="auto"/>
        <w:ind w:firstLineChars="200" w:firstLine="480"/>
        <w:jc w:val="left"/>
        <w:rPr>
          <w:ins w:id="43" w:author="SQ L" w:date="2017-08-13T16:19:00Z"/>
          <w:rFonts w:ascii="Times New Roman"/>
          <w:sz w:val="24"/>
          <w:szCs w:val="24"/>
        </w:rPr>
        <w:pPrChange w:id="44" w:author="SQ L" w:date="2017-08-13T16:17:00Z">
          <w:pPr>
            <w:pStyle w:val="a7"/>
            <w:numPr>
              <w:numId w:val="11"/>
            </w:numPr>
            <w:spacing w:line="360" w:lineRule="auto"/>
            <w:ind w:left="900" w:firstLineChars="0" w:hanging="420"/>
            <w:jc w:val="left"/>
          </w:pPr>
        </w:pPrChange>
      </w:pPr>
      <w:ins w:id="45" w:author="SQ L" w:date="2017-08-13T16:17:00Z">
        <w:r>
          <w:rPr>
            <w:rFonts w:ascii="Times New Roman"/>
            <w:sz w:val="24"/>
            <w:szCs w:val="24"/>
          </w:rPr>
          <w:t>处理方案可以包括</w:t>
        </w:r>
      </w:ins>
      <w:ins w:id="46" w:author="SQ L" w:date="2017-08-13T16:18:00Z">
        <w:r>
          <w:rPr>
            <w:rFonts w:ascii="Times New Roman" w:hint="eastAsia"/>
            <w:sz w:val="24"/>
            <w:szCs w:val="24"/>
          </w:rPr>
          <w:t>：</w:t>
        </w:r>
        <w:r>
          <w:rPr>
            <w:rFonts w:ascii="Times New Roman"/>
            <w:sz w:val="24"/>
            <w:szCs w:val="24"/>
          </w:rPr>
          <w:t>自动跳转异常报警页面</w:t>
        </w:r>
      </w:ins>
      <w:ins w:id="47" w:author="SQ L" w:date="2017-08-13T16:19:00Z">
        <w:r>
          <w:rPr>
            <w:rFonts w:ascii="Times New Roman"/>
            <w:sz w:val="24"/>
            <w:szCs w:val="24"/>
          </w:rPr>
          <w:t>并显示异常点及其状态</w:t>
        </w:r>
      </w:ins>
      <w:ins w:id="48" w:author="SQ L" w:date="2017-08-13T16:18:00Z">
        <w:r>
          <w:rPr>
            <w:rFonts w:ascii="Times New Roman" w:hint="eastAsia"/>
            <w:sz w:val="24"/>
            <w:szCs w:val="24"/>
          </w:rPr>
          <w:t>、</w:t>
        </w:r>
        <w:r>
          <w:rPr>
            <w:rFonts w:ascii="Times New Roman"/>
            <w:sz w:val="24"/>
            <w:szCs w:val="24"/>
          </w:rPr>
          <w:t>发出声光</w:t>
        </w:r>
      </w:ins>
      <w:ins w:id="49" w:author="SQ L" w:date="2017-08-13T16:19:00Z">
        <w:r>
          <w:rPr>
            <w:rFonts w:ascii="Times New Roman"/>
            <w:sz w:val="24"/>
            <w:szCs w:val="24"/>
          </w:rPr>
          <w:t>报警</w:t>
        </w:r>
        <w:r>
          <w:rPr>
            <w:rFonts w:ascii="Times New Roman" w:hint="eastAsia"/>
            <w:sz w:val="24"/>
            <w:szCs w:val="24"/>
          </w:rPr>
          <w:t>。</w:t>
        </w:r>
      </w:ins>
    </w:p>
    <w:p w:rsidR="0015042E" w:rsidRPr="0015042E" w:rsidRDefault="0015042E" w:rsidP="0015042E">
      <w:pPr>
        <w:pStyle w:val="2"/>
        <w:rPr>
          <w:ins w:id="50" w:author="SQ L" w:date="2017-08-13T16:20:00Z"/>
          <w:rFonts w:ascii="黑体" w:eastAsia="黑体" w:hAnsi="黑体"/>
          <w:b w:val="0"/>
          <w:sz w:val="28"/>
          <w:szCs w:val="28"/>
          <w:rPrChange w:id="51" w:author="SQ L" w:date="2017-08-13T16:21:00Z">
            <w:rPr>
              <w:ins w:id="52" w:author="SQ L" w:date="2017-08-13T16:20:00Z"/>
              <w:rFonts w:ascii="Times New Roman"/>
              <w:sz w:val="24"/>
              <w:szCs w:val="24"/>
            </w:rPr>
          </w:rPrChange>
        </w:rPr>
        <w:pPrChange w:id="53" w:author="SQ L" w:date="2017-08-13T16:21:00Z">
          <w:pPr>
            <w:pStyle w:val="a7"/>
            <w:numPr>
              <w:numId w:val="11"/>
            </w:numPr>
            <w:spacing w:line="360" w:lineRule="auto"/>
            <w:ind w:left="900" w:firstLineChars="0" w:hanging="420"/>
            <w:jc w:val="left"/>
          </w:pPr>
        </w:pPrChange>
      </w:pPr>
      <w:ins w:id="54" w:author="SQ L" w:date="2017-08-13T16:21:00Z">
        <w:r w:rsidRPr="0015042E">
          <w:rPr>
            <w:rFonts w:ascii="黑体" w:eastAsia="黑体" w:hAnsi="黑体" w:hint="eastAsia"/>
            <w:b w:val="0"/>
            <w:sz w:val="28"/>
            <w:szCs w:val="28"/>
            <w:rPrChange w:id="55" w:author="SQ L" w:date="2017-08-13T16:21:00Z">
              <w:rPr>
                <w:rFonts w:ascii="Times New Roman" w:hint="eastAsia"/>
                <w:sz w:val="24"/>
                <w:szCs w:val="24"/>
              </w:rPr>
            </w:rPrChange>
          </w:rPr>
          <w:t>4.2</w:t>
        </w:r>
      </w:ins>
      <w:ins w:id="56" w:author="SQ L" w:date="2017-08-13T16:19:00Z">
        <w:r w:rsidRPr="0015042E">
          <w:rPr>
            <w:rFonts w:ascii="黑体" w:eastAsia="黑体" w:hAnsi="黑体" w:hint="eastAsia"/>
            <w:b w:val="0"/>
            <w:sz w:val="28"/>
            <w:szCs w:val="28"/>
            <w:rPrChange w:id="57" w:author="SQ L" w:date="2017-08-13T16:21:00Z">
              <w:rPr>
                <w:rFonts w:ascii="Times New Roman" w:hint="eastAsia"/>
                <w:sz w:val="24"/>
                <w:szCs w:val="24"/>
              </w:rPr>
            </w:rPrChange>
          </w:rPr>
          <w:t>数据</w:t>
        </w:r>
      </w:ins>
      <w:ins w:id="58" w:author="SQ L" w:date="2017-08-13T16:20:00Z">
        <w:r w:rsidRPr="0015042E">
          <w:rPr>
            <w:rFonts w:ascii="黑体" w:eastAsia="黑体" w:hAnsi="黑体" w:hint="eastAsia"/>
            <w:b w:val="0"/>
            <w:sz w:val="28"/>
            <w:szCs w:val="28"/>
            <w:rPrChange w:id="59" w:author="SQ L" w:date="2017-08-13T16:21:00Z">
              <w:rPr>
                <w:rFonts w:ascii="Times New Roman" w:hint="eastAsia"/>
                <w:sz w:val="24"/>
                <w:szCs w:val="24"/>
              </w:rPr>
            </w:rPrChange>
          </w:rPr>
          <w:t>结果的趋势判断</w:t>
        </w:r>
      </w:ins>
    </w:p>
    <w:p w:rsidR="0015042E" w:rsidRPr="0015042E" w:rsidRDefault="0015042E" w:rsidP="0015042E">
      <w:pPr>
        <w:spacing w:line="360" w:lineRule="auto"/>
        <w:ind w:firstLineChars="200" w:firstLine="480"/>
        <w:jc w:val="left"/>
        <w:rPr>
          <w:rFonts w:ascii="Times New Roman" w:hint="eastAsia"/>
          <w:sz w:val="24"/>
          <w:szCs w:val="24"/>
          <w:rPrChange w:id="60" w:author="SQ L" w:date="2017-08-13T16:19:00Z">
            <w:rPr>
              <w:rFonts w:hint="eastAsia"/>
            </w:rPr>
          </w:rPrChange>
        </w:rPr>
        <w:pPrChange w:id="61" w:author="SQ L" w:date="2017-08-13T16:17:00Z">
          <w:pPr>
            <w:pStyle w:val="a7"/>
            <w:numPr>
              <w:numId w:val="11"/>
            </w:numPr>
            <w:spacing w:line="360" w:lineRule="auto"/>
            <w:ind w:left="900" w:firstLineChars="0" w:hanging="420"/>
            <w:jc w:val="left"/>
          </w:pPr>
        </w:pPrChange>
      </w:pPr>
      <w:ins w:id="62" w:author="SQ L" w:date="2017-08-13T16:20:00Z">
        <w:r>
          <w:rPr>
            <w:rFonts w:ascii="Times New Roman"/>
            <w:sz w:val="24"/>
            <w:szCs w:val="24"/>
          </w:rPr>
          <w:t>要求对同一个节点的所有历史数据进行详细的自动化分析</w:t>
        </w:r>
        <w:r>
          <w:rPr>
            <w:rFonts w:ascii="Times New Roman" w:hint="eastAsia"/>
            <w:sz w:val="24"/>
            <w:szCs w:val="24"/>
          </w:rPr>
          <w:t>，</w:t>
        </w:r>
        <w:r>
          <w:rPr>
            <w:rFonts w:ascii="Times New Roman"/>
            <w:sz w:val="24"/>
            <w:szCs w:val="24"/>
          </w:rPr>
          <w:t>能够根据该节点所在位置的</w:t>
        </w:r>
        <w:r w:rsidR="00BF783F">
          <w:rPr>
            <w:rFonts w:ascii="Times New Roman"/>
            <w:sz w:val="24"/>
            <w:szCs w:val="24"/>
          </w:rPr>
          <w:t>环境</w:t>
        </w:r>
      </w:ins>
      <w:ins w:id="63" w:author="SQ L" w:date="2017-08-13T16:22:00Z">
        <w:r w:rsidR="00BF783F">
          <w:rPr>
            <w:rFonts w:ascii="Times New Roman"/>
            <w:sz w:val="24"/>
            <w:szCs w:val="24"/>
          </w:rPr>
          <w:t>温湿度</w:t>
        </w:r>
      </w:ins>
      <w:ins w:id="64" w:author="SQ L" w:date="2017-08-13T16:20:00Z">
        <w:r>
          <w:rPr>
            <w:rFonts w:ascii="Times New Roman" w:hint="eastAsia"/>
            <w:sz w:val="24"/>
            <w:szCs w:val="24"/>
          </w:rPr>
          <w:t>，</w:t>
        </w:r>
        <w:r>
          <w:rPr>
            <w:rFonts w:ascii="Times New Roman"/>
            <w:sz w:val="24"/>
            <w:szCs w:val="24"/>
          </w:rPr>
          <w:t>周边其他节点的</w:t>
        </w:r>
      </w:ins>
      <w:ins w:id="65" w:author="SQ L" w:date="2017-08-13T16:21:00Z">
        <w:r w:rsidR="00BF783F">
          <w:rPr>
            <w:rFonts w:ascii="Times New Roman"/>
            <w:sz w:val="24"/>
            <w:szCs w:val="24"/>
          </w:rPr>
          <w:t>温湿度</w:t>
        </w:r>
      </w:ins>
      <w:ins w:id="66" w:author="SQ L" w:date="2017-08-13T16:20:00Z">
        <w:r>
          <w:rPr>
            <w:rFonts w:ascii="Times New Roman"/>
            <w:sz w:val="24"/>
            <w:szCs w:val="24"/>
          </w:rPr>
          <w:t>变化情况进行综合分析</w:t>
        </w:r>
        <w:r>
          <w:rPr>
            <w:rFonts w:ascii="Times New Roman" w:hint="eastAsia"/>
            <w:sz w:val="24"/>
            <w:szCs w:val="24"/>
          </w:rPr>
          <w:t>，</w:t>
        </w:r>
      </w:ins>
      <w:ins w:id="67" w:author="SQ L" w:date="2017-08-13T16:21:00Z">
        <w:r>
          <w:rPr>
            <w:rFonts w:ascii="Times New Roman"/>
            <w:sz w:val="24"/>
            <w:szCs w:val="24"/>
          </w:rPr>
          <w:t>来对某个可能出现问题的节点进行异常的预报警</w:t>
        </w:r>
        <w:r>
          <w:rPr>
            <w:rFonts w:ascii="Times New Roman" w:hint="eastAsia"/>
            <w:sz w:val="24"/>
            <w:szCs w:val="24"/>
          </w:rPr>
          <w:t>。</w:t>
        </w:r>
      </w:ins>
    </w:p>
    <w:p w:rsidR="0011609F" w:rsidRDefault="0011609F">
      <w:pPr>
        <w:widowControl/>
        <w:jc w:val="left"/>
        <w:rPr>
          <w:rFonts w:ascii="Times New Roman"/>
          <w:sz w:val="24"/>
          <w:szCs w:val="24"/>
        </w:rPr>
      </w:pPr>
      <w:r>
        <w:rPr>
          <w:rFonts w:ascii="Times New Roman"/>
          <w:sz w:val="24"/>
          <w:szCs w:val="24"/>
        </w:rPr>
        <w:br w:type="page"/>
      </w:r>
      <w:bookmarkStart w:id="68" w:name="_GoBack"/>
      <w:bookmarkEnd w:id="68"/>
    </w:p>
    <w:p w:rsidR="0011609F" w:rsidRDefault="0011609F" w:rsidP="0011609F">
      <w:pPr>
        <w:pStyle w:val="1"/>
        <w:rPr>
          <w:rFonts w:ascii="黑体" w:eastAsia="黑体" w:hAnsi="黑体"/>
          <w:b w:val="0"/>
          <w:kern w:val="0"/>
          <w:sz w:val="30"/>
          <w:szCs w:val="30"/>
        </w:rPr>
      </w:pPr>
      <w:bookmarkStart w:id="69" w:name="_Toc490319173"/>
      <w:r>
        <w:rPr>
          <w:rFonts w:ascii="黑体" w:eastAsia="黑体" w:hAnsi="黑体" w:hint="eastAsia"/>
          <w:b w:val="0"/>
          <w:kern w:val="0"/>
          <w:sz w:val="30"/>
          <w:szCs w:val="30"/>
        </w:rPr>
        <w:lastRenderedPageBreak/>
        <w:t>5</w:t>
      </w:r>
      <w:r w:rsidRPr="00016F84">
        <w:rPr>
          <w:rFonts w:ascii="黑体" w:eastAsia="黑体" w:hAnsi="黑体" w:hint="eastAsia"/>
          <w:b w:val="0"/>
          <w:kern w:val="0"/>
          <w:sz w:val="30"/>
          <w:szCs w:val="30"/>
        </w:rPr>
        <w:t>.</w:t>
      </w:r>
      <w:r w:rsidR="002B4BF4">
        <w:rPr>
          <w:rFonts w:ascii="黑体" w:eastAsia="黑体" w:hAnsi="黑体" w:hint="eastAsia"/>
          <w:b w:val="0"/>
          <w:kern w:val="0"/>
          <w:sz w:val="30"/>
          <w:szCs w:val="30"/>
        </w:rPr>
        <w:t>产品</w:t>
      </w:r>
      <w:r w:rsidR="00B92005">
        <w:rPr>
          <w:rFonts w:ascii="黑体" w:eastAsia="黑体" w:hAnsi="黑体" w:hint="eastAsia"/>
          <w:b w:val="0"/>
          <w:kern w:val="0"/>
          <w:sz w:val="30"/>
          <w:szCs w:val="30"/>
        </w:rPr>
        <w:t>试验及企业</w:t>
      </w:r>
      <w:r w:rsidR="002B4BF4">
        <w:rPr>
          <w:rFonts w:ascii="黑体" w:eastAsia="黑体" w:hAnsi="黑体" w:hint="eastAsia"/>
          <w:b w:val="0"/>
          <w:kern w:val="0"/>
          <w:sz w:val="30"/>
          <w:szCs w:val="30"/>
        </w:rPr>
        <w:t>标准制定</w:t>
      </w:r>
      <w:bookmarkEnd w:id="69"/>
    </w:p>
    <w:p w:rsidR="00220A6A" w:rsidRDefault="00220A6A" w:rsidP="00220A6A">
      <w:pPr>
        <w:spacing w:line="360" w:lineRule="auto"/>
        <w:ind w:firstLineChars="200" w:firstLine="480"/>
        <w:jc w:val="left"/>
        <w:rPr>
          <w:rFonts w:ascii="Times New Roman"/>
          <w:sz w:val="24"/>
          <w:szCs w:val="24"/>
        </w:rPr>
      </w:pPr>
      <w:r>
        <w:rPr>
          <w:rFonts w:ascii="Times New Roman" w:hint="eastAsia"/>
          <w:sz w:val="24"/>
          <w:szCs w:val="24"/>
        </w:rPr>
        <w:t>由于该产品没有统一的国家标准，需要根据产品的功能及技术指标，指定相应的产品企业标准。</w:t>
      </w:r>
    </w:p>
    <w:p w:rsidR="00B92005" w:rsidRDefault="00B92005" w:rsidP="00B92005">
      <w:pPr>
        <w:pStyle w:val="2"/>
        <w:rPr>
          <w:rFonts w:ascii="黑体" w:eastAsia="黑体" w:hAnsi="黑体"/>
          <w:b w:val="0"/>
          <w:sz w:val="28"/>
          <w:szCs w:val="28"/>
        </w:rPr>
      </w:pPr>
      <w:bookmarkStart w:id="70" w:name="_Toc490319174"/>
      <w:r>
        <w:rPr>
          <w:rFonts w:ascii="黑体" w:eastAsia="黑体" w:hAnsi="黑体" w:hint="eastAsia"/>
          <w:b w:val="0"/>
          <w:sz w:val="28"/>
          <w:szCs w:val="28"/>
        </w:rPr>
        <w:t>5</w:t>
      </w:r>
      <w:r w:rsidRPr="006B5007">
        <w:rPr>
          <w:rFonts w:ascii="黑体" w:eastAsia="黑体" w:hAnsi="黑体"/>
          <w:b w:val="0"/>
          <w:sz w:val="28"/>
          <w:szCs w:val="28"/>
        </w:rPr>
        <w:t>.</w:t>
      </w:r>
      <w:r>
        <w:rPr>
          <w:rFonts w:ascii="黑体" w:eastAsia="黑体" w:hAnsi="黑体" w:hint="eastAsia"/>
          <w:b w:val="0"/>
          <w:sz w:val="28"/>
          <w:szCs w:val="28"/>
        </w:rPr>
        <w:t>1产品试验大纲制定</w:t>
      </w:r>
      <w:bookmarkEnd w:id="70"/>
    </w:p>
    <w:p w:rsidR="00B92005" w:rsidRDefault="00B92005" w:rsidP="00B92005">
      <w:pPr>
        <w:widowControl/>
        <w:spacing w:line="360" w:lineRule="auto"/>
        <w:jc w:val="left"/>
        <w:rPr>
          <w:rFonts w:ascii="Arial" w:hAnsi="Arial" w:cs="Arial"/>
          <w:color w:val="000000"/>
          <w:kern w:val="0"/>
          <w:sz w:val="24"/>
          <w:szCs w:val="24"/>
        </w:rPr>
      </w:pPr>
      <w:r>
        <w:rPr>
          <w:rFonts w:ascii="Arial" w:hAnsi="Arial" w:cs="Arial" w:hint="eastAsia"/>
          <w:color w:val="000000"/>
          <w:kern w:val="0"/>
          <w:sz w:val="24"/>
          <w:szCs w:val="24"/>
        </w:rPr>
        <w:t xml:space="preserve">    </w:t>
      </w:r>
      <w:r>
        <w:rPr>
          <w:rFonts w:ascii="Arial" w:hAnsi="Arial" w:cs="Arial" w:hint="eastAsia"/>
          <w:color w:val="000000"/>
          <w:kern w:val="0"/>
          <w:sz w:val="24"/>
          <w:szCs w:val="24"/>
        </w:rPr>
        <w:t>产品试验大纲制定主要包括以下内容：</w:t>
      </w:r>
      <w:r w:rsidRPr="00B92005">
        <w:rPr>
          <w:rFonts w:ascii="Arial" w:hAnsi="Arial" w:cs="Arial"/>
          <w:color w:val="000000"/>
          <w:kern w:val="0"/>
          <w:sz w:val="24"/>
          <w:szCs w:val="24"/>
        </w:rPr>
        <w:t xml:space="preserve">      </w:t>
      </w:r>
    </w:p>
    <w:p w:rsidR="00B92005" w:rsidRPr="00B92005" w:rsidRDefault="00B92005" w:rsidP="00B92005">
      <w:pPr>
        <w:widowControl/>
        <w:spacing w:line="360" w:lineRule="auto"/>
        <w:ind w:firstLineChars="200" w:firstLine="480"/>
        <w:jc w:val="left"/>
        <w:rPr>
          <w:rFonts w:ascii="Arial" w:hAnsi="Arial" w:cs="Arial"/>
          <w:color w:val="000000"/>
          <w:kern w:val="0"/>
          <w:sz w:val="24"/>
          <w:szCs w:val="24"/>
        </w:rPr>
      </w:pPr>
      <w:r w:rsidRPr="00B92005">
        <w:rPr>
          <w:rFonts w:ascii="Arial" w:hAnsi="Arial" w:cs="Arial"/>
          <w:color w:val="000000"/>
          <w:kern w:val="0"/>
          <w:sz w:val="24"/>
          <w:szCs w:val="24"/>
        </w:rPr>
        <w:t>（</w:t>
      </w:r>
      <w:r w:rsidRPr="00B92005">
        <w:rPr>
          <w:rFonts w:ascii="Arial" w:hAnsi="Arial" w:cs="Arial"/>
          <w:color w:val="000000"/>
          <w:kern w:val="0"/>
          <w:sz w:val="24"/>
          <w:szCs w:val="24"/>
        </w:rPr>
        <w:t>1</w:t>
      </w:r>
      <w:r>
        <w:rPr>
          <w:rFonts w:ascii="Arial" w:hAnsi="Arial" w:cs="Arial"/>
          <w:color w:val="000000"/>
          <w:kern w:val="0"/>
          <w:sz w:val="24"/>
          <w:szCs w:val="24"/>
        </w:rPr>
        <w:t>）</w:t>
      </w:r>
      <w:r w:rsidRPr="00B92005">
        <w:rPr>
          <w:rFonts w:ascii="Arial" w:hAnsi="Arial" w:cs="Arial"/>
          <w:color w:val="000000"/>
          <w:kern w:val="0"/>
          <w:sz w:val="24"/>
          <w:szCs w:val="24"/>
        </w:rPr>
        <w:t>系统内设备的组成（包括全部附件）</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2</w:t>
      </w:r>
      <w:r>
        <w:rPr>
          <w:rFonts w:ascii="Arial" w:hAnsi="Arial" w:cs="Arial"/>
          <w:color w:val="000000"/>
          <w:kern w:val="0"/>
          <w:sz w:val="24"/>
          <w:szCs w:val="24"/>
        </w:rPr>
        <w:t>）</w:t>
      </w:r>
      <w:r w:rsidRPr="00B92005">
        <w:rPr>
          <w:rFonts w:ascii="Arial" w:hAnsi="Arial" w:cs="Arial"/>
          <w:color w:val="000000"/>
          <w:kern w:val="0"/>
          <w:sz w:val="24"/>
          <w:szCs w:val="24"/>
        </w:rPr>
        <w:t>系统的主要功能（测量实时电流电压、温湿度等等）</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3</w:t>
      </w:r>
      <w:r>
        <w:rPr>
          <w:rFonts w:ascii="Arial" w:hAnsi="Arial" w:cs="Arial"/>
          <w:color w:val="000000"/>
          <w:kern w:val="0"/>
          <w:sz w:val="24"/>
          <w:szCs w:val="24"/>
        </w:rPr>
        <w:t>）</w:t>
      </w:r>
      <w:r w:rsidRPr="00B92005">
        <w:rPr>
          <w:rFonts w:ascii="Arial" w:hAnsi="Arial" w:cs="Arial"/>
          <w:color w:val="000000"/>
          <w:kern w:val="0"/>
          <w:sz w:val="24"/>
          <w:szCs w:val="24"/>
        </w:rPr>
        <w:t>测量精度和测量范围</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4</w:t>
      </w:r>
      <w:r>
        <w:rPr>
          <w:rFonts w:ascii="Arial" w:hAnsi="Arial" w:cs="Arial"/>
          <w:color w:val="000000"/>
          <w:kern w:val="0"/>
          <w:sz w:val="24"/>
          <w:szCs w:val="24"/>
        </w:rPr>
        <w:t>）</w:t>
      </w:r>
      <w:r w:rsidRPr="00B92005">
        <w:rPr>
          <w:rFonts w:ascii="Arial" w:hAnsi="Arial" w:cs="Arial"/>
          <w:color w:val="000000"/>
          <w:kern w:val="0"/>
          <w:sz w:val="24"/>
          <w:szCs w:val="24"/>
        </w:rPr>
        <w:t>常规性能测试（电流电压的影响、绝缘电阻等）</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5</w:t>
      </w:r>
      <w:r>
        <w:rPr>
          <w:rFonts w:ascii="Arial" w:hAnsi="Arial" w:cs="Arial"/>
          <w:color w:val="000000"/>
          <w:kern w:val="0"/>
          <w:sz w:val="24"/>
          <w:szCs w:val="24"/>
        </w:rPr>
        <w:t>）</w:t>
      </w:r>
      <w:r w:rsidRPr="00B92005">
        <w:rPr>
          <w:rFonts w:ascii="Arial" w:hAnsi="Arial" w:cs="Arial"/>
          <w:color w:val="000000"/>
          <w:kern w:val="0"/>
          <w:sz w:val="24"/>
          <w:szCs w:val="24"/>
        </w:rPr>
        <w:t>电磁兼容测试</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6</w:t>
      </w:r>
      <w:r>
        <w:rPr>
          <w:rFonts w:ascii="Arial" w:hAnsi="Arial" w:cs="Arial"/>
          <w:color w:val="000000"/>
          <w:kern w:val="0"/>
          <w:sz w:val="24"/>
          <w:szCs w:val="24"/>
        </w:rPr>
        <w:t>）</w:t>
      </w:r>
      <w:r w:rsidRPr="00B92005">
        <w:rPr>
          <w:rFonts w:ascii="Arial" w:hAnsi="Arial" w:cs="Arial"/>
          <w:color w:val="000000"/>
          <w:kern w:val="0"/>
          <w:sz w:val="24"/>
          <w:szCs w:val="24"/>
        </w:rPr>
        <w:t>环境试验（高低温、交变湿热、振动试验（运行过程中）、额定电流</w:t>
      </w:r>
      <w:r w:rsidRPr="00B92005">
        <w:rPr>
          <w:rFonts w:ascii="Arial" w:hAnsi="Arial" w:cs="Arial"/>
          <w:color w:val="000000"/>
          <w:kern w:val="0"/>
          <w:sz w:val="24"/>
          <w:szCs w:val="24"/>
        </w:rPr>
        <w:t>\</w:t>
      </w:r>
      <w:r w:rsidRPr="00B92005">
        <w:rPr>
          <w:rFonts w:ascii="Arial" w:hAnsi="Arial" w:cs="Arial"/>
          <w:color w:val="000000"/>
          <w:kern w:val="0"/>
          <w:sz w:val="24"/>
          <w:szCs w:val="24"/>
        </w:rPr>
        <w:t>电压波动后的性能稳定）等</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7</w:t>
      </w:r>
      <w:r>
        <w:rPr>
          <w:rFonts w:ascii="Arial" w:hAnsi="Arial" w:cs="Arial"/>
          <w:color w:val="000000"/>
          <w:kern w:val="0"/>
          <w:sz w:val="24"/>
          <w:szCs w:val="24"/>
        </w:rPr>
        <w:t>）</w:t>
      </w:r>
      <w:r w:rsidRPr="00B92005">
        <w:rPr>
          <w:rFonts w:ascii="Arial" w:hAnsi="Arial" w:cs="Arial"/>
          <w:color w:val="000000"/>
          <w:kern w:val="0"/>
          <w:sz w:val="24"/>
          <w:szCs w:val="24"/>
        </w:rPr>
        <w:t>后台监控平台的基本功能</w:t>
      </w:r>
      <w:r>
        <w:rPr>
          <w:rFonts w:ascii="Arial" w:hAnsi="Arial" w:cs="Arial" w:hint="eastAsia"/>
          <w:color w:val="000000"/>
          <w:kern w:val="0"/>
          <w:sz w:val="24"/>
          <w:szCs w:val="24"/>
        </w:rPr>
        <w:t>。</w:t>
      </w:r>
    </w:p>
    <w:p w:rsidR="00B92005" w:rsidRPr="00B92005" w:rsidRDefault="00B92005" w:rsidP="00B92005">
      <w:pPr>
        <w:widowControl/>
        <w:spacing w:line="360" w:lineRule="auto"/>
        <w:ind w:firstLineChars="200" w:firstLine="480"/>
        <w:jc w:val="left"/>
        <w:rPr>
          <w:rFonts w:ascii="Arial" w:hAnsi="Arial" w:cs="Arial"/>
          <w:color w:val="000000"/>
          <w:kern w:val="0"/>
          <w:sz w:val="24"/>
          <w:szCs w:val="24"/>
        </w:rPr>
      </w:pPr>
      <w:r w:rsidRPr="00B92005">
        <w:rPr>
          <w:rFonts w:ascii="Arial" w:hAnsi="Arial" w:cs="Arial"/>
          <w:color w:val="000000"/>
          <w:kern w:val="0"/>
          <w:sz w:val="24"/>
          <w:szCs w:val="24"/>
        </w:rPr>
        <w:t>试验大纲的测试内容主要参照标准为：</w:t>
      </w:r>
      <w:r w:rsidRPr="00B92005">
        <w:rPr>
          <w:rFonts w:ascii="Arial" w:hAnsi="Arial" w:cs="Arial"/>
          <w:color w:val="000000"/>
          <w:kern w:val="0"/>
          <w:sz w:val="24"/>
          <w:szCs w:val="24"/>
        </w:rPr>
        <w:t>GB/T 7251.8-2005</w:t>
      </w:r>
      <w:r w:rsidRPr="00B92005">
        <w:rPr>
          <w:rFonts w:ascii="Arial" w:hAnsi="Arial" w:cs="Arial"/>
          <w:color w:val="000000"/>
          <w:kern w:val="0"/>
          <w:sz w:val="24"/>
          <w:szCs w:val="24"/>
        </w:rPr>
        <w:t>《低压成套开关设备和控制设备智能型成套设备通用技术要求》</w:t>
      </w:r>
      <w:r w:rsidRPr="00B92005">
        <w:rPr>
          <w:rFonts w:ascii="Arial" w:hAnsi="Arial" w:cs="Arial"/>
          <w:color w:val="000000"/>
          <w:kern w:val="0"/>
          <w:sz w:val="24"/>
          <w:szCs w:val="24"/>
        </w:rPr>
        <w:t xml:space="preserve"> </w:t>
      </w:r>
      <w:r w:rsidRPr="00B92005">
        <w:rPr>
          <w:rFonts w:ascii="Arial" w:hAnsi="Arial" w:cs="Arial"/>
          <w:color w:val="000000"/>
          <w:kern w:val="0"/>
          <w:sz w:val="24"/>
          <w:szCs w:val="24"/>
        </w:rPr>
        <w:t>、</w:t>
      </w:r>
      <w:r w:rsidRPr="00B92005">
        <w:rPr>
          <w:rFonts w:ascii="Arial" w:hAnsi="Arial" w:cs="Arial"/>
          <w:color w:val="000000"/>
          <w:kern w:val="0"/>
          <w:sz w:val="24"/>
          <w:szCs w:val="24"/>
        </w:rPr>
        <w:t>GB/T 13729-2002</w:t>
      </w:r>
      <w:r w:rsidRPr="00B92005">
        <w:rPr>
          <w:rFonts w:ascii="Arial" w:hAnsi="Arial" w:cs="Arial"/>
          <w:color w:val="000000"/>
          <w:kern w:val="0"/>
          <w:sz w:val="24"/>
          <w:szCs w:val="24"/>
        </w:rPr>
        <w:t>《远动终端通用技术条件》。</w:t>
      </w:r>
    </w:p>
    <w:p w:rsidR="00B92005" w:rsidRDefault="00B92005" w:rsidP="00B92005">
      <w:pPr>
        <w:pStyle w:val="2"/>
        <w:rPr>
          <w:rFonts w:ascii="黑体" w:eastAsia="黑体" w:hAnsi="黑体"/>
          <w:b w:val="0"/>
          <w:sz w:val="28"/>
          <w:szCs w:val="28"/>
        </w:rPr>
      </w:pPr>
      <w:bookmarkStart w:id="71" w:name="_Toc490319175"/>
      <w:r>
        <w:rPr>
          <w:rFonts w:ascii="黑体" w:eastAsia="黑体" w:hAnsi="黑体" w:hint="eastAsia"/>
          <w:b w:val="0"/>
          <w:sz w:val="28"/>
          <w:szCs w:val="28"/>
        </w:rPr>
        <w:t>5</w:t>
      </w:r>
      <w:r w:rsidRPr="006B5007">
        <w:rPr>
          <w:rFonts w:ascii="黑体" w:eastAsia="黑体" w:hAnsi="黑体"/>
          <w:b w:val="0"/>
          <w:sz w:val="28"/>
          <w:szCs w:val="28"/>
        </w:rPr>
        <w:t>.</w:t>
      </w:r>
      <w:r>
        <w:rPr>
          <w:rFonts w:ascii="黑体" w:eastAsia="黑体" w:hAnsi="黑体" w:hint="eastAsia"/>
          <w:b w:val="0"/>
          <w:sz w:val="28"/>
          <w:szCs w:val="28"/>
        </w:rPr>
        <w:t>2产品企业标准制定</w:t>
      </w:r>
      <w:bookmarkEnd w:id="71"/>
    </w:p>
    <w:p w:rsidR="0011609F" w:rsidRDefault="00646874" w:rsidP="0011609F">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根据产品的测试结果，制定产品企业标准。</w:t>
      </w:r>
    </w:p>
    <w:p w:rsidR="00F578C8" w:rsidRDefault="00F578C8" w:rsidP="00F578C8">
      <w:pPr>
        <w:spacing w:line="360" w:lineRule="auto"/>
        <w:ind w:firstLineChars="200" w:firstLine="480"/>
        <w:jc w:val="left"/>
        <w:rPr>
          <w:rFonts w:ascii="Times New Roman"/>
          <w:sz w:val="24"/>
          <w:szCs w:val="24"/>
        </w:rPr>
      </w:pPr>
    </w:p>
    <w:p w:rsidR="00DB2725" w:rsidRDefault="00DB2725" w:rsidP="006A4575">
      <w:pPr>
        <w:autoSpaceDE w:val="0"/>
        <w:autoSpaceDN w:val="0"/>
        <w:adjustRightInd w:val="0"/>
        <w:spacing w:line="360" w:lineRule="auto"/>
        <w:ind w:firstLineChars="200" w:firstLine="480"/>
        <w:jc w:val="left"/>
        <w:rPr>
          <w:rFonts w:ascii="Times New Roman"/>
          <w:sz w:val="24"/>
          <w:szCs w:val="24"/>
        </w:rPr>
      </w:pPr>
    </w:p>
    <w:p w:rsidR="006A4575" w:rsidRDefault="006A4575" w:rsidP="00DB2725">
      <w:pPr>
        <w:autoSpaceDE w:val="0"/>
        <w:autoSpaceDN w:val="0"/>
        <w:adjustRightInd w:val="0"/>
        <w:spacing w:line="360" w:lineRule="auto"/>
        <w:ind w:firstLineChars="200" w:firstLine="480"/>
        <w:jc w:val="center"/>
        <w:rPr>
          <w:rFonts w:ascii="Times New Roman"/>
          <w:sz w:val="24"/>
          <w:szCs w:val="24"/>
        </w:rPr>
      </w:pPr>
    </w:p>
    <w:p w:rsidR="00646874" w:rsidRDefault="00646874">
      <w:pPr>
        <w:widowControl/>
        <w:jc w:val="left"/>
        <w:rPr>
          <w:rFonts w:ascii="黑体" w:eastAsia="黑体" w:hAnsi="黑体"/>
          <w:b/>
          <w:kern w:val="0"/>
          <w:sz w:val="30"/>
          <w:szCs w:val="30"/>
        </w:rPr>
      </w:pPr>
      <w:r>
        <w:rPr>
          <w:rFonts w:ascii="黑体" w:eastAsia="黑体" w:hAnsi="黑体"/>
          <w:b/>
          <w:kern w:val="0"/>
          <w:sz w:val="30"/>
          <w:szCs w:val="30"/>
        </w:rPr>
        <w:br w:type="page"/>
      </w:r>
    </w:p>
    <w:p w:rsidR="00546819" w:rsidRDefault="006963EC" w:rsidP="006963EC">
      <w:pPr>
        <w:pStyle w:val="1"/>
        <w:rPr>
          <w:rFonts w:ascii="黑体" w:eastAsia="黑体" w:hAnsi="黑体"/>
          <w:b w:val="0"/>
          <w:kern w:val="0"/>
          <w:sz w:val="30"/>
          <w:szCs w:val="30"/>
        </w:rPr>
      </w:pPr>
      <w:bookmarkStart w:id="72" w:name="_Toc490319176"/>
      <w:r>
        <w:rPr>
          <w:rFonts w:ascii="黑体" w:eastAsia="黑体" w:hAnsi="黑体" w:hint="eastAsia"/>
          <w:b w:val="0"/>
          <w:kern w:val="0"/>
          <w:sz w:val="30"/>
          <w:szCs w:val="30"/>
        </w:rPr>
        <w:lastRenderedPageBreak/>
        <w:t>6</w:t>
      </w:r>
      <w:r w:rsidRPr="00016F84">
        <w:rPr>
          <w:rFonts w:ascii="黑体" w:eastAsia="黑体" w:hAnsi="黑体" w:hint="eastAsia"/>
          <w:b w:val="0"/>
          <w:kern w:val="0"/>
          <w:sz w:val="30"/>
          <w:szCs w:val="30"/>
        </w:rPr>
        <w:t>.</w:t>
      </w:r>
      <w:r>
        <w:rPr>
          <w:rFonts w:ascii="黑体" w:eastAsia="黑体" w:hAnsi="黑体" w:hint="eastAsia"/>
          <w:b w:val="0"/>
          <w:kern w:val="0"/>
          <w:sz w:val="30"/>
          <w:szCs w:val="30"/>
        </w:rPr>
        <w:t>产品化设计进度计划</w:t>
      </w:r>
      <w:bookmarkEnd w:id="72"/>
    </w:p>
    <w:p w:rsidR="00546819" w:rsidRDefault="00546819" w:rsidP="00FC18FD">
      <w:pPr>
        <w:widowControl/>
        <w:spacing w:line="360" w:lineRule="auto"/>
        <w:ind w:left="420" w:firstLineChars="25" w:firstLine="60"/>
        <w:jc w:val="left"/>
        <w:rPr>
          <w:rFonts w:ascii="黑体" w:eastAsia="黑体" w:hAnsi="黑体"/>
          <w:bCs/>
          <w:kern w:val="0"/>
          <w:sz w:val="30"/>
          <w:szCs w:val="30"/>
        </w:rPr>
      </w:pPr>
      <w:r>
        <w:rPr>
          <w:rFonts w:ascii="Arial" w:hAnsi="Arial" w:cs="Arial" w:hint="eastAsia"/>
          <w:color w:val="000000"/>
          <w:kern w:val="0"/>
          <w:sz w:val="24"/>
          <w:szCs w:val="24"/>
        </w:rPr>
        <w:t>产品化设计进度计划如</w:t>
      </w:r>
      <w:r w:rsidR="00FC18FD">
        <w:rPr>
          <w:rFonts w:ascii="Arial" w:hAnsi="Arial" w:cs="Arial" w:hint="eastAsia"/>
          <w:color w:val="000000"/>
          <w:kern w:val="0"/>
          <w:sz w:val="24"/>
          <w:szCs w:val="24"/>
        </w:rPr>
        <w:t>图</w:t>
      </w:r>
      <w:r>
        <w:rPr>
          <w:rFonts w:ascii="Arial" w:hAnsi="Arial" w:cs="Arial" w:hint="eastAsia"/>
          <w:color w:val="000000"/>
          <w:kern w:val="0"/>
          <w:sz w:val="24"/>
          <w:szCs w:val="24"/>
        </w:rPr>
        <w:t>6-1</w:t>
      </w:r>
      <w:r>
        <w:rPr>
          <w:rFonts w:ascii="Arial" w:hAnsi="Arial" w:cs="Arial" w:hint="eastAsia"/>
          <w:color w:val="000000"/>
          <w:kern w:val="0"/>
          <w:sz w:val="24"/>
          <w:szCs w:val="24"/>
        </w:rPr>
        <w:t>所示。</w:t>
      </w:r>
    </w:p>
    <w:p w:rsidR="000A7BFD" w:rsidRDefault="00FC18FD">
      <w:pPr>
        <w:widowControl/>
        <w:jc w:val="left"/>
        <w:rPr>
          <w:rFonts w:ascii="黑体" w:eastAsia="黑体" w:hAnsi="黑体"/>
          <w:bCs/>
          <w:kern w:val="0"/>
          <w:sz w:val="30"/>
          <w:szCs w:val="30"/>
        </w:rPr>
      </w:pPr>
      <w:r>
        <w:rPr>
          <w:rFonts w:ascii="黑体" w:eastAsia="黑体" w:hAnsi="黑体"/>
          <w:b/>
          <w:noProof/>
          <w:kern w:val="0"/>
          <w:sz w:val="30"/>
          <w:szCs w:val="30"/>
        </w:rPr>
        <w:drawing>
          <wp:inline distT="0" distB="0" distL="0" distR="0">
            <wp:extent cx="5330908" cy="3085106"/>
            <wp:effectExtent l="19050" t="0" r="3092"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l="53160" t="21058" r="1819" b="11673"/>
                    <a:stretch>
                      <a:fillRect/>
                    </a:stretch>
                  </pic:blipFill>
                  <pic:spPr bwMode="auto">
                    <a:xfrm>
                      <a:off x="0" y="0"/>
                      <a:ext cx="5330908" cy="3085106"/>
                    </a:xfrm>
                    <a:prstGeom prst="rect">
                      <a:avLst/>
                    </a:prstGeom>
                    <a:noFill/>
                    <a:ln w="9525">
                      <a:noFill/>
                      <a:miter lim="800000"/>
                      <a:headEnd/>
                      <a:tailEnd/>
                    </a:ln>
                  </pic:spPr>
                </pic:pic>
              </a:graphicData>
            </a:graphic>
          </wp:inline>
        </w:drawing>
      </w:r>
    </w:p>
    <w:p w:rsidR="00381E7A" w:rsidRDefault="00444A21" w:rsidP="00444A21">
      <w:pPr>
        <w:widowControl/>
        <w:jc w:val="center"/>
        <w:rPr>
          <w:rFonts w:ascii="Arial" w:hAnsi="Arial" w:cs="Arial"/>
          <w:color w:val="000000"/>
          <w:kern w:val="0"/>
          <w:szCs w:val="21"/>
        </w:rPr>
      </w:pPr>
      <w:r w:rsidRPr="00444A21">
        <w:rPr>
          <w:rFonts w:ascii="Arial" w:hAnsi="Arial" w:cs="Arial" w:hint="eastAsia"/>
          <w:color w:val="000000"/>
          <w:kern w:val="0"/>
          <w:szCs w:val="21"/>
        </w:rPr>
        <w:t>图</w:t>
      </w:r>
      <w:r w:rsidRPr="00444A21">
        <w:rPr>
          <w:rFonts w:ascii="Arial" w:hAnsi="Arial" w:cs="Arial" w:hint="eastAsia"/>
          <w:color w:val="000000"/>
          <w:kern w:val="0"/>
          <w:szCs w:val="21"/>
        </w:rPr>
        <w:t>6-1</w:t>
      </w:r>
      <w:r w:rsidRPr="00444A21">
        <w:rPr>
          <w:rFonts w:ascii="Arial" w:hAnsi="Arial" w:cs="Arial" w:hint="eastAsia"/>
          <w:color w:val="000000"/>
          <w:kern w:val="0"/>
          <w:szCs w:val="21"/>
        </w:rPr>
        <w:t>进度安排</w:t>
      </w:r>
    </w:p>
    <w:p w:rsidR="00381E7A" w:rsidRDefault="00381E7A">
      <w:pPr>
        <w:widowControl/>
        <w:jc w:val="left"/>
        <w:rPr>
          <w:rFonts w:ascii="Arial" w:hAnsi="Arial" w:cs="Arial"/>
          <w:color w:val="000000"/>
          <w:kern w:val="0"/>
          <w:szCs w:val="21"/>
        </w:rPr>
      </w:pPr>
      <w:r>
        <w:rPr>
          <w:rFonts w:ascii="Arial" w:hAnsi="Arial" w:cs="Arial"/>
          <w:color w:val="000000"/>
          <w:kern w:val="0"/>
          <w:szCs w:val="21"/>
        </w:rPr>
        <w:br w:type="page"/>
      </w:r>
    </w:p>
    <w:p w:rsidR="00381E7A" w:rsidRDefault="00381E7A" w:rsidP="00381E7A">
      <w:pPr>
        <w:pStyle w:val="1"/>
        <w:rPr>
          <w:rFonts w:ascii="黑体" w:eastAsia="黑体" w:hAnsi="黑体"/>
          <w:b w:val="0"/>
          <w:kern w:val="0"/>
          <w:sz w:val="30"/>
          <w:szCs w:val="30"/>
        </w:rPr>
      </w:pPr>
      <w:bookmarkStart w:id="73" w:name="_Toc490319177"/>
      <w:r>
        <w:rPr>
          <w:rFonts w:ascii="黑体" w:eastAsia="黑体" w:hAnsi="黑体" w:hint="eastAsia"/>
          <w:b w:val="0"/>
          <w:kern w:val="0"/>
          <w:sz w:val="30"/>
          <w:szCs w:val="30"/>
        </w:rPr>
        <w:lastRenderedPageBreak/>
        <w:t>7</w:t>
      </w:r>
      <w:r w:rsidRPr="00016F84">
        <w:rPr>
          <w:rFonts w:ascii="黑体" w:eastAsia="黑体" w:hAnsi="黑体" w:hint="eastAsia"/>
          <w:b w:val="0"/>
          <w:kern w:val="0"/>
          <w:sz w:val="30"/>
          <w:szCs w:val="30"/>
        </w:rPr>
        <w:t>.</w:t>
      </w:r>
      <w:r>
        <w:rPr>
          <w:rFonts w:ascii="黑体" w:eastAsia="黑体" w:hAnsi="黑体" w:hint="eastAsia"/>
          <w:b w:val="0"/>
          <w:kern w:val="0"/>
          <w:sz w:val="30"/>
          <w:szCs w:val="30"/>
        </w:rPr>
        <w:t>产品化设计报价</w:t>
      </w:r>
      <w:bookmarkEnd w:id="73"/>
    </w:p>
    <w:p w:rsidR="00FA22AD" w:rsidRPr="00FA22AD" w:rsidRDefault="00FA22AD" w:rsidP="00FA22AD">
      <w:pPr>
        <w:ind w:firstLineChars="200" w:firstLine="480"/>
        <w:rPr>
          <w:sz w:val="24"/>
          <w:szCs w:val="24"/>
        </w:rPr>
      </w:pPr>
      <w:r w:rsidRPr="00FA22AD">
        <w:rPr>
          <w:rFonts w:hint="eastAsia"/>
          <w:sz w:val="24"/>
          <w:szCs w:val="24"/>
        </w:rPr>
        <w:t>详见附件</w:t>
      </w:r>
      <w:r w:rsidRPr="00FA22AD">
        <w:rPr>
          <w:rFonts w:hint="eastAsia"/>
          <w:sz w:val="24"/>
          <w:szCs w:val="24"/>
        </w:rPr>
        <w:t>1.</w:t>
      </w:r>
    </w:p>
    <w:p w:rsidR="00FA22AD" w:rsidRPr="00FA22AD" w:rsidRDefault="00FA22AD" w:rsidP="00FA22AD"/>
    <w:p w:rsidR="00444A21" w:rsidRPr="00444A21" w:rsidRDefault="00444A21" w:rsidP="00381E7A">
      <w:pPr>
        <w:widowControl/>
        <w:rPr>
          <w:rFonts w:ascii="黑体" w:eastAsia="黑体" w:hAnsi="黑体"/>
          <w:bCs/>
          <w:kern w:val="0"/>
          <w:szCs w:val="21"/>
        </w:rPr>
      </w:pPr>
    </w:p>
    <w:p w:rsidR="001A6DE3" w:rsidRDefault="001A6DE3">
      <w:pPr>
        <w:widowControl/>
        <w:jc w:val="left"/>
        <w:rPr>
          <w:rFonts w:ascii="黑体" w:eastAsia="黑体" w:hAnsi="黑体"/>
          <w:bCs/>
          <w:kern w:val="0"/>
          <w:sz w:val="30"/>
          <w:szCs w:val="30"/>
        </w:rPr>
      </w:pPr>
      <w:r>
        <w:rPr>
          <w:rFonts w:ascii="黑体" w:eastAsia="黑体" w:hAnsi="黑体"/>
          <w:b/>
          <w:kern w:val="0"/>
          <w:sz w:val="30"/>
          <w:szCs w:val="30"/>
        </w:rPr>
        <w:br w:type="page"/>
      </w:r>
    </w:p>
    <w:p w:rsidR="00FB6AE6" w:rsidRPr="00016F84" w:rsidRDefault="00FA22AD" w:rsidP="00FB6AE6">
      <w:pPr>
        <w:pStyle w:val="1"/>
        <w:rPr>
          <w:rFonts w:ascii="黑体" w:eastAsia="黑体" w:hAnsi="黑体"/>
          <w:b w:val="0"/>
          <w:kern w:val="0"/>
          <w:sz w:val="30"/>
          <w:szCs w:val="30"/>
        </w:rPr>
      </w:pPr>
      <w:bookmarkStart w:id="74" w:name="_Toc490319178"/>
      <w:r>
        <w:rPr>
          <w:rFonts w:ascii="黑体" w:eastAsia="黑体" w:hAnsi="黑体" w:hint="eastAsia"/>
          <w:b w:val="0"/>
          <w:kern w:val="0"/>
          <w:sz w:val="30"/>
          <w:szCs w:val="30"/>
        </w:rPr>
        <w:lastRenderedPageBreak/>
        <w:t>8</w:t>
      </w:r>
      <w:r w:rsidR="00FB6AE6" w:rsidRPr="00016F84">
        <w:rPr>
          <w:rFonts w:ascii="黑体" w:eastAsia="黑体" w:hAnsi="黑体" w:hint="eastAsia"/>
          <w:b w:val="0"/>
          <w:kern w:val="0"/>
          <w:sz w:val="30"/>
          <w:szCs w:val="30"/>
        </w:rPr>
        <w:t>.</w:t>
      </w:r>
      <w:r w:rsidR="00FB6AE6">
        <w:rPr>
          <w:rFonts w:ascii="黑体" w:eastAsia="黑体" w:hAnsi="黑体" w:hint="eastAsia"/>
          <w:b w:val="0"/>
          <w:kern w:val="0"/>
          <w:sz w:val="30"/>
          <w:szCs w:val="30"/>
        </w:rPr>
        <w:t>方案评审意见</w:t>
      </w:r>
      <w:bookmarkEnd w:id="74"/>
    </w:p>
    <w:p w:rsidR="00FE5034" w:rsidRDefault="00FE5034"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Pr="00FC1FFC" w:rsidRDefault="00FC1FFC" w:rsidP="00430D04">
      <w:pPr>
        <w:rPr>
          <w:noProof/>
          <w:sz w:val="24"/>
          <w:szCs w:val="24"/>
        </w:rPr>
      </w:pPr>
      <w:r w:rsidRPr="00FC1FFC">
        <w:rPr>
          <w:rFonts w:hint="eastAsia"/>
          <w:noProof/>
          <w:sz w:val="24"/>
          <w:szCs w:val="24"/>
        </w:rPr>
        <w:t>评审日期</w:t>
      </w:r>
      <w:r>
        <w:rPr>
          <w:rFonts w:hint="eastAsia"/>
          <w:noProof/>
          <w:sz w:val="24"/>
          <w:szCs w:val="24"/>
        </w:rPr>
        <w:t>：</w:t>
      </w:r>
    </w:p>
    <w:p w:rsidR="00D11452" w:rsidRPr="00FC1FFC" w:rsidRDefault="00D11452" w:rsidP="00430D04">
      <w:pPr>
        <w:rPr>
          <w:noProof/>
          <w:sz w:val="24"/>
          <w:szCs w:val="24"/>
        </w:rPr>
      </w:pPr>
    </w:p>
    <w:p w:rsidR="00D11452" w:rsidRPr="00FC1FFC" w:rsidRDefault="00D11452" w:rsidP="00430D04">
      <w:pPr>
        <w:rPr>
          <w:noProof/>
          <w:sz w:val="24"/>
          <w:szCs w:val="24"/>
        </w:rPr>
      </w:pPr>
    </w:p>
    <w:p w:rsidR="00D11452" w:rsidRPr="00FC1FFC" w:rsidRDefault="00D11452" w:rsidP="00430D04">
      <w:pPr>
        <w:rPr>
          <w:noProof/>
          <w:sz w:val="24"/>
          <w:szCs w:val="24"/>
        </w:rPr>
      </w:pPr>
    </w:p>
    <w:p w:rsidR="00D11452" w:rsidRDefault="00FC1FFC" w:rsidP="00430D04">
      <w:pPr>
        <w:rPr>
          <w:noProof/>
        </w:rPr>
      </w:pPr>
      <w:r w:rsidRPr="00FC1FFC">
        <w:rPr>
          <w:rFonts w:hint="eastAsia"/>
          <w:noProof/>
          <w:sz w:val="24"/>
          <w:szCs w:val="24"/>
        </w:rPr>
        <w:t>双方评审人员签字确认</w:t>
      </w:r>
      <w:r>
        <w:rPr>
          <w:rFonts w:hint="eastAsia"/>
          <w:noProof/>
          <w:sz w:val="24"/>
          <w:szCs w:val="24"/>
        </w:rPr>
        <w:t>：</w:t>
      </w:r>
    </w:p>
    <w:p w:rsidR="00D11452" w:rsidRDefault="00D11452" w:rsidP="00430D04">
      <w:pPr>
        <w:rPr>
          <w:noProof/>
        </w:rPr>
      </w:pPr>
    </w:p>
    <w:p w:rsidR="00D11452" w:rsidRDefault="00D11452" w:rsidP="00430D04"/>
    <w:sectPr w:rsidR="00D11452" w:rsidSect="00CA5AC7">
      <w:headerReference w:type="default" r:id="rId23"/>
      <w:footerReference w:type="default" r:id="rId2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C7A" w:rsidRDefault="00811C7A" w:rsidP="00FF0507">
      <w:r>
        <w:separator/>
      </w:r>
    </w:p>
  </w:endnote>
  <w:endnote w:type="continuationSeparator" w:id="0">
    <w:p w:rsidR="00811C7A" w:rsidRDefault="00811C7A" w:rsidP="00FF0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T29o00">
    <w:altName w:val="hakuyoxingshu7000"/>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3Font_1">
    <w:altName w:val="微软雅黑"/>
    <w:panose1 w:val="00000000000000000000"/>
    <w:charset w:val="86"/>
    <w:family w:val="swiss"/>
    <w:notTrueType/>
    <w:pitch w:val="default"/>
    <w:sig w:usb0="00000001" w:usb1="080E0000" w:usb2="00000010" w:usb3="00000000" w:csb0="00040000" w:csb1="00000000"/>
  </w:font>
  <w:font w:name="T3Font_0">
    <w:altName w:val="微软雅黑"/>
    <w:panose1 w:val="00000000000000000000"/>
    <w:charset w:val="86"/>
    <w:family w:val="swiss"/>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79" w:rsidRDefault="00633779">
    <w:pPr>
      <w:pStyle w:val="a5"/>
    </w:pPr>
    <w:r>
      <w:rPr>
        <w:lang w:val="zh-CN"/>
      </w:rPr>
      <w:t xml:space="preserve"> </w:t>
    </w:r>
    <w:r w:rsidR="0048206A">
      <w:rPr>
        <w:b/>
        <w:sz w:val="24"/>
        <w:szCs w:val="24"/>
      </w:rPr>
      <w:fldChar w:fldCharType="begin"/>
    </w:r>
    <w:r>
      <w:rPr>
        <w:b/>
      </w:rPr>
      <w:instrText>PAGE</w:instrText>
    </w:r>
    <w:r w:rsidR="0048206A">
      <w:rPr>
        <w:b/>
        <w:sz w:val="24"/>
        <w:szCs w:val="24"/>
      </w:rPr>
      <w:fldChar w:fldCharType="separate"/>
    </w:r>
    <w:r w:rsidR="00BF783F">
      <w:rPr>
        <w:b/>
        <w:noProof/>
      </w:rPr>
      <w:t>16</w:t>
    </w:r>
    <w:r w:rsidR="0048206A">
      <w:rPr>
        <w:b/>
        <w:sz w:val="24"/>
        <w:szCs w:val="24"/>
      </w:rPr>
      <w:fldChar w:fldCharType="end"/>
    </w:r>
    <w:r>
      <w:rPr>
        <w:lang w:val="zh-CN"/>
      </w:rPr>
      <w:t xml:space="preserve"> / </w:t>
    </w:r>
    <w:r w:rsidR="0048206A">
      <w:rPr>
        <w:b/>
        <w:sz w:val="24"/>
        <w:szCs w:val="24"/>
      </w:rPr>
      <w:fldChar w:fldCharType="begin"/>
    </w:r>
    <w:r>
      <w:rPr>
        <w:b/>
      </w:rPr>
      <w:instrText>NUMPAGES</w:instrText>
    </w:r>
    <w:r w:rsidR="0048206A">
      <w:rPr>
        <w:b/>
        <w:sz w:val="24"/>
        <w:szCs w:val="24"/>
      </w:rPr>
      <w:fldChar w:fldCharType="separate"/>
    </w:r>
    <w:r w:rsidR="00BF783F">
      <w:rPr>
        <w:b/>
        <w:noProof/>
      </w:rPr>
      <w:t>16</w:t>
    </w:r>
    <w:r w:rsidR="0048206A">
      <w:rPr>
        <w:b/>
        <w:sz w:val="24"/>
        <w:szCs w:val="24"/>
      </w:rPr>
      <w:fldChar w:fldCharType="end"/>
    </w:r>
  </w:p>
  <w:p w:rsidR="00633779" w:rsidRPr="00FF0507" w:rsidRDefault="00633779">
    <w:pPr>
      <w:pStyle w:val="a5"/>
      <w:rPr>
        <w:rFonts w:ascii="宋体" w:hAnsi="宋体"/>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C7A" w:rsidRDefault="00811C7A" w:rsidP="00FF0507">
      <w:r>
        <w:separator/>
      </w:r>
    </w:p>
  </w:footnote>
  <w:footnote w:type="continuationSeparator" w:id="0">
    <w:p w:rsidR="00811C7A" w:rsidRDefault="00811C7A" w:rsidP="00FF05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79" w:rsidRPr="00FF0507" w:rsidRDefault="00B855E6" w:rsidP="00B855E6">
    <w:pPr>
      <w:pStyle w:val="a4"/>
      <w:jc w:val="both"/>
      <w:rPr>
        <w:sz w:val="21"/>
        <w:szCs w:val="21"/>
      </w:rPr>
    </w:pPr>
    <w:r>
      <w:rPr>
        <w:rFonts w:ascii="T3Font_0" w:eastAsia="T3Font_0" w:cs="T3Font_0" w:hint="eastAsia"/>
        <w:kern w:val="0"/>
        <w:sz w:val="21"/>
        <w:szCs w:val="21"/>
      </w:rPr>
      <w:t>天源华威</w:t>
    </w:r>
    <w:r w:rsidR="00633779" w:rsidRPr="000A53D1">
      <w:rPr>
        <w:rFonts w:ascii="T3Font_0" w:eastAsia="T3Font_0" w:cs="T3Font_0" w:hint="eastAsia"/>
        <w:kern w:val="0"/>
        <w:sz w:val="21"/>
        <w:szCs w:val="21"/>
      </w:rPr>
      <w:t>母线</w:t>
    </w:r>
    <w:r w:rsidR="00633779">
      <w:rPr>
        <w:rFonts w:ascii="T3Font_0" w:eastAsia="T3Font_0" w:cs="T3Font_0" w:hint="eastAsia"/>
        <w:kern w:val="0"/>
        <w:sz w:val="21"/>
        <w:szCs w:val="21"/>
      </w:rPr>
      <w:t>监测</w:t>
    </w:r>
    <w:r w:rsidR="00633779" w:rsidRPr="000A53D1">
      <w:rPr>
        <w:rFonts w:ascii="T3Font_0" w:eastAsia="T3Font_0" w:cs="T3Font_0" w:hint="eastAsia"/>
        <w:kern w:val="0"/>
        <w:sz w:val="21"/>
        <w:szCs w:val="21"/>
      </w:rPr>
      <w:t>系统</w:t>
    </w:r>
    <w:r>
      <w:rPr>
        <w:rFonts w:ascii="T3Font_0" w:eastAsia="T3Font_0" w:cs="T3Font_0" w:hint="eastAsia"/>
        <w:kern w:val="0"/>
        <w:sz w:val="21"/>
        <w:szCs w:val="21"/>
      </w:rPr>
      <w:t>产品化</w:t>
    </w:r>
    <w:r w:rsidR="00633779">
      <w:rPr>
        <w:rFonts w:ascii="T3Font_0" w:eastAsia="T3Font_0" w:cs="T3Font_0" w:hint="eastAsia"/>
        <w:kern w:val="0"/>
        <w:sz w:val="21"/>
        <w:szCs w:val="21"/>
      </w:rPr>
      <w:t>设计</w:t>
    </w:r>
    <w:r w:rsidR="00633779" w:rsidRPr="000A53D1">
      <w:rPr>
        <w:rFonts w:ascii="T3Font_0" w:eastAsia="T3Font_0" w:cs="T3Font_0" w:hint="eastAsia"/>
        <w:kern w:val="0"/>
        <w:sz w:val="21"/>
        <w:szCs w:val="21"/>
      </w:rPr>
      <w:t>方案</w:t>
    </w:r>
    <w:r w:rsidR="00633779" w:rsidRPr="00FF0507">
      <w:rPr>
        <w:rFonts w:ascii="T3Font_0" w:eastAsia="T3Font_0" w:cs="T3Font_0"/>
        <w:kern w:val="0"/>
        <w:sz w:val="21"/>
        <w:szCs w:val="21"/>
      </w:rPr>
      <w:t xml:space="preserve"> </w:t>
    </w:r>
    <w:r w:rsidR="00633779" w:rsidRPr="00FF0507">
      <w:rPr>
        <w:rFonts w:ascii="T3Font_0" w:eastAsia="T3Font_0" w:cs="T3Font_0" w:hint="eastAsia"/>
        <w:kern w:val="0"/>
        <w:sz w:val="21"/>
        <w:szCs w:val="21"/>
      </w:rPr>
      <w:t xml:space="preserve">   </w:t>
    </w:r>
    <w:r w:rsidR="00633779">
      <w:rPr>
        <w:rFonts w:ascii="T3Font_0" w:eastAsia="T3Font_0" w:cs="T3Font_0" w:hint="eastAsia"/>
        <w:kern w:val="0"/>
        <w:sz w:val="21"/>
        <w:szCs w:val="21"/>
      </w:rPr>
      <w:t xml:space="preserve">     </w:t>
    </w:r>
    <w:r>
      <w:rPr>
        <w:rFonts w:ascii="T3Font_0" w:eastAsia="T3Font_0" w:cs="T3Font_0" w:hint="eastAsia"/>
        <w:kern w:val="0"/>
        <w:sz w:val="21"/>
        <w:szCs w:val="21"/>
      </w:rPr>
      <w:t xml:space="preserve">            </w:t>
    </w:r>
    <w:r w:rsidR="00633779">
      <w:rPr>
        <w:rFonts w:ascii="T3Font_0" w:eastAsia="T3Font_0" w:cs="T3Font_0" w:hint="eastAsia"/>
        <w:kern w:val="0"/>
        <w:sz w:val="21"/>
        <w:szCs w:val="21"/>
      </w:rPr>
      <w:t xml:space="preserve">          哈尔滨工业大学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566DC9"/>
    <w:multiLevelType w:val="hybridMultilevel"/>
    <w:tmpl w:val="0934755A"/>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BC104AC"/>
    <w:multiLevelType w:val="hybridMultilevel"/>
    <w:tmpl w:val="60BEB73A"/>
    <w:lvl w:ilvl="0" w:tplc="B43A8D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43D7D3C"/>
    <w:multiLevelType w:val="hybridMultilevel"/>
    <w:tmpl w:val="FA9CE566"/>
    <w:lvl w:ilvl="0" w:tplc="7D4EA85A">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5EA4A72"/>
    <w:multiLevelType w:val="hybridMultilevel"/>
    <w:tmpl w:val="05E8FEE0"/>
    <w:lvl w:ilvl="0" w:tplc="4AC860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37019E6"/>
    <w:multiLevelType w:val="hybridMultilevel"/>
    <w:tmpl w:val="FA9CE566"/>
    <w:lvl w:ilvl="0" w:tplc="7D4EA85A">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47A95DDA"/>
    <w:multiLevelType w:val="hybridMultilevel"/>
    <w:tmpl w:val="DDDE0F8E"/>
    <w:lvl w:ilvl="0" w:tplc="58E474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A5B4B8B"/>
    <w:multiLevelType w:val="hybridMultilevel"/>
    <w:tmpl w:val="FA9CE566"/>
    <w:lvl w:ilvl="0" w:tplc="7D4EA85A">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561D68F1"/>
    <w:multiLevelType w:val="multilevel"/>
    <w:tmpl w:val="561D68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9097393"/>
    <w:multiLevelType w:val="hybridMultilevel"/>
    <w:tmpl w:val="FA9CE566"/>
    <w:lvl w:ilvl="0" w:tplc="7D4EA85A">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F8D70DA"/>
    <w:multiLevelType w:val="hybridMultilevel"/>
    <w:tmpl w:val="DBEEC184"/>
    <w:lvl w:ilvl="0" w:tplc="A0160A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4826E32"/>
    <w:multiLevelType w:val="hybridMultilevel"/>
    <w:tmpl w:val="AD0E6EDC"/>
    <w:lvl w:ilvl="0" w:tplc="EAF8CE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6"/>
  </w:num>
  <w:num w:numId="4">
    <w:abstractNumId w:val="2"/>
  </w:num>
  <w:num w:numId="5">
    <w:abstractNumId w:val="8"/>
  </w:num>
  <w:num w:numId="6">
    <w:abstractNumId w:val="4"/>
  </w:num>
  <w:num w:numId="7">
    <w:abstractNumId w:val="7"/>
  </w:num>
  <w:num w:numId="8">
    <w:abstractNumId w:val="1"/>
  </w:num>
  <w:num w:numId="9">
    <w:abstractNumId w:val="9"/>
  </w:num>
  <w:num w:numId="10">
    <w:abstractNumId w:val="5"/>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Q L">
    <w15:presenceInfo w15:providerId="Windows Live" w15:userId="6e644301a396d1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4171">
      <o:colormru v:ext="edit" colors="#ff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C25E5"/>
    <w:rsid w:val="00000902"/>
    <w:rsid w:val="00002EB1"/>
    <w:rsid w:val="000111E3"/>
    <w:rsid w:val="00014EFD"/>
    <w:rsid w:val="00016F84"/>
    <w:rsid w:val="00024F52"/>
    <w:rsid w:val="00042A76"/>
    <w:rsid w:val="000574A7"/>
    <w:rsid w:val="0006087B"/>
    <w:rsid w:val="0006192F"/>
    <w:rsid w:val="00065F47"/>
    <w:rsid w:val="00087ECD"/>
    <w:rsid w:val="000A53D1"/>
    <w:rsid w:val="000A7BFD"/>
    <w:rsid w:val="000B221E"/>
    <w:rsid w:val="000C54E5"/>
    <w:rsid w:val="00114C52"/>
    <w:rsid w:val="0011609F"/>
    <w:rsid w:val="001216ED"/>
    <w:rsid w:val="0015042E"/>
    <w:rsid w:val="00154265"/>
    <w:rsid w:val="00161C51"/>
    <w:rsid w:val="001A6DE3"/>
    <w:rsid w:val="001B0E8E"/>
    <w:rsid w:val="001B36D2"/>
    <w:rsid w:val="001B7033"/>
    <w:rsid w:val="001D177D"/>
    <w:rsid w:val="001D4615"/>
    <w:rsid w:val="001E0E2D"/>
    <w:rsid w:val="001F4E62"/>
    <w:rsid w:val="001F6314"/>
    <w:rsid w:val="00207307"/>
    <w:rsid w:val="002108D0"/>
    <w:rsid w:val="00214FE1"/>
    <w:rsid w:val="00220A6A"/>
    <w:rsid w:val="002767EE"/>
    <w:rsid w:val="002955C9"/>
    <w:rsid w:val="002959F4"/>
    <w:rsid w:val="002966E8"/>
    <w:rsid w:val="002A23B5"/>
    <w:rsid w:val="002A4F6E"/>
    <w:rsid w:val="002A60C9"/>
    <w:rsid w:val="002B025B"/>
    <w:rsid w:val="002B4BF4"/>
    <w:rsid w:val="002C7A5E"/>
    <w:rsid w:val="002D4922"/>
    <w:rsid w:val="002E6030"/>
    <w:rsid w:val="002F1063"/>
    <w:rsid w:val="002F189D"/>
    <w:rsid w:val="00330485"/>
    <w:rsid w:val="00337C26"/>
    <w:rsid w:val="00343333"/>
    <w:rsid w:val="003452B7"/>
    <w:rsid w:val="0035720D"/>
    <w:rsid w:val="00362761"/>
    <w:rsid w:val="00363422"/>
    <w:rsid w:val="003660D0"/>
    <w:rsid w:val="00375309"/>
    <w:rsid w:val="00381E7A"/>
    <w:rsid w:val="0038456E"/>
    <w:rsid w:val="00385CB5"/>
    <w:rsid w:val="00393F1F"/>
    <w:rsid w:val="003A563B"/>
    <w:rsid w:val="003B204D"/>
    <w:rsid w:val="003B2B8E"/>
    <w:rsid w:val="003B4A81"/>
    <w:rsid w:val="003B62BC"/>
    <w:rsid w:val="003C3C73"/>
    <w:rsid w:val="003D684F"/>
    <w:rsid w:val="003D7369"/>
    <w:rsid w:val="003D76C1"/>
    <w:rsid w:val="003E17C5"/>
    <w:rsid w:val="003E5D2E"/>
    <w:rsid w:val="003F0769"/>
    <w:rsid w:val="003F0912"/>
    <w:rsid w:val="0040221A"/>
    <w:rsid w:val="00416D14"/>
    <w:rsid w:val="00424194"/>
    <w:rsid w:val="00430D04"/>
    <w:rsid w:val="0043117E"/>
    <w:rsid w:val="004321CE"/>
    <w:rsid w:val="004364C5"/>
    <w:rsid w:val="00444A21"/>
    <w:rsid w:val="004474F3"/>
    <w:rsid w:val="004764E3"/>
    <w:rsid w:val="00481B66"/>
    <w:rsid w:val="0048206A"/>
    <w:rsid w:val="00495711"/>
    <w:rsid w:val="004A3DDA"/>
    <w:rsid w:val="004A78E3"/>
    <w:rsid w:val="004B1EBE"/>
    <w:rsid w:val="004B285C"/>
    <w:rsid w:val="004B4AA0"/>
    <w:rsid w:val="004B7B8A"/>
    <w:rsid w:val="004C4658"/>
    <w:rsid w:val="004D3883"/>
    <w:rsid w:val="00500BD7"/>
    <w:rsid w:val="00514C06"/>
    <w:rsid w:val="0051553C"/>
    <w:rsid w:val="0052167D"/>
    <w:rsid w:val="0053036E"/>
    <w:rsid w:val="005312D0"/>
    <w:rsid w:val="00534174"/>
    <w:rsid w:val="00545DF6"/>
    <w:rsid w:val="00546819"/>
    <w:rsid w:val="00547507"/>
    <w:rsid w:val="00552B4F"/>
    <w:rsid w:val="0055322A"/>
    <w:rsid w:val="005637AE"/>
    <w:rsid w:val="00567E82"/>
    <w:rsid w:val="005712B0"/>
    <w:rsid w:val="00582E9A"/>
    <w:rsid w:val="00585BC8"/>
    <w:rsid w:val="00596125"/>
    <w:rsid w:val="005D07BC"/>
    <w:rsid w:val="005D143C"/>
    <w:rsid w:val="005D2532"/>
    <w:rsid w:val="005D40DA"/>
    <w:rsid w:val="005D5979"/>
    <w:rsid w:val="005D686B"/>
    <w:rsid w:val="005E7302"/>
    <w:rsid w:val="005F1456"/>
    <w:rsid w:val="00601EF5"/>
    <w:rsid w:val="00602BB0"/>
    <w:rsid w:val="00612336"/>
    <w:rsid w:val="0061436C"/>
    <w:rsid w:val="00617490"/>
    <w:rsid w:val="00617A30"/>
    <w:rsid w:val="00622F65"/>
    <w:rsid w:val="0063046B"/>
    <w:rsid w:val="00633779"/>
    <w:rsid w:val="00633E8D"/>
    <w:rsid w:val="00634ED0"/>
    <w:rsid w:val="00646874"/>
    <w:rsid w:val="00646AC0"/>
    <w:rsid w:val="00651562"/>
    <w:rsid w:val="00661F73"/>
    <w:rsid w:val="00662395"/>
    <w:rsid w:val="006627B7"/>
    <w:rsid w:val="00666417"/>
    <w:rsid w:val="00670753"/>
    <w:rsid w:val="006842AE"/>
    <w:rsid w:val="006873DD"/>
    <w:rsid w:val="00691ABE"/>
    <w:rsid w:val="00691E79"/>
    <w:rsid w:val="006963EC"/>
    <w:rsid w:val="00697E20"/>
    <w:rsid w:val="006A4575"/>
    <w:rsid w:val="006A6134"/>
    <w:rsid w:val="006B2D79"/>
    <w:rsid w:val="006B303A"/>
    <w:rsid w:val="006B5007"/>
    <w:rsid w:val="006C2202"/>
    <w:rsid w:val="006C4C38"/>
    <w:rsid w:val="006D23DF"/>
    <w:rsid w:val="006E0432"/>
    <w:rsid w:val="006E217E"/>
    <w:rsid w:val="006E30CE"/>
    <w:rsid w:val="006F3CF5"/>
    <w:rsid w:val="00707D86"/>
    <w:rsid w:val="00715A6D"/>
    <w:rsid w:val="00715C00"/>
    <w:rsid w:val="0071747A"/>
    <w:rsid w:val="007252BA"/>
    <w:rsid w:val="0073697A"/>
    <w:rsid w:val="007453FB"/>
    <w:rsid w:val="0076323F"/>
    <w:rsid w:val="0077182F"/>
    <w:rsid w:val="00782309"/>
    <w:rsid w:val="00783D29"/>
    <w:rsid w:val="00796B95"/>
    <w:rsid w:val="007A41BE"/>
    <w:rsid w:val="007A7291"/>
    <w:rsid w:val="007C19A0"/>
    <w:rsid w:val="007C25E5"/>
    <w:rsid w:val="007C4C9B"/>
    <w:rsid w:val="007C7B7F"/>
    <w:rsid w:val="007D19B6"/>
    <w:rsid w:val="007D3F91"/>
    <w:rsid w:val="007F0CF1"/>
    <w:rsid w:val="00810B09"/>
    <w:rsid w:val="00811B65"/>
    <w:rsid w:val="00811C7A"/>
    <w:rsid w:val="0081653E"/>
    <w:rsid w:val="00817029"/>
    <w:rsid w:val="008208C1"/>
    <w:rsid w:val="00821FC2"/>
    <w:rsid w:val="00822139"/>
    <w:rsid w:val="00823EFB"/>
    <w:rsid w:val="00831466"/>
    <w:rsid w:val="00841623"/>
    <w:rsid w:val="00842A66"/>
    <w:rsid w:val="00852BC3"/>
    <w:rsid w:val="008536CD"/>
    <w:rsid w:val="00855DEC"/>
    <w:rsid w:val="0086427A"/>
    <w:rsid w:val="008703BA"/>
    <w:rsid w:val="008710DA"/>
    <w:rsid w:val="0087308D"/>
    <w:rsid w:val="008919E6"/>
    <w:rsid w:val="008948F7"/>
    <w:rsid w:val="008A7B5A"/>
    <w:rsid w:val="008B2A7F"/>
    <w:rsid w:val="008C069B"/>
    <w:rsid w:val="008D2DBB"/>
    <w:rsid w:val="008D5714"/>
    <w:rsid w:val="008F58C6"/>
    <w:rsid w:val="00906196"/>
    <w:rsid w:val="00914F27"/>
    <w:rsid w:val="009240C9"/>
    <w:rsid w:val="00924562"/>
    <w:rsid w:val="00940CE2"/>
    <w:rsid w:val="0094211B"/>
    <w:rsid w:val="00954CB1"/>
    <w:rsid w:val="00960122"/>
    <w:rsid w:val="00960435"/>
    <w:rsid w:val="009629AA"/>
    <w:rsid w:val="00974ECD"/>
    <w:rsid w:val="00977F95"/>
    <w:rsid w:val="00984C46"/>
    <w:rsid w:val="0099064A"/>
    <w:rsid w:val="009A0187"/>
    <w:rsid w:val="009A0D72"/>
    <w:rsid w:val="009A225D"/>
    <w:rsid w:val="009A3F65"/>
    <w:rsid w:val="009A6DF5"/>
    <w:rsid w:val="009B6C79"/>
    <w:rsid w:val="009C2971"/>
    <w:rsid w:val="009C3503"/>
    <w:rsid w:val="009D5C97"/>
    <w:rsid w:val="009E082A"/>
    <w:rsid w:val="009F28DB"/>
    <w:rsid w:val="009F52DD"/>
    <w:rsid w:val="00A07364"/>
    <w:rsid w:val="00A14EF7"/>
    <w:rsid w:val="00A15F20"/>
    <w:rsid w:val="00A63C2D"/>
    <w:rsid w:val="00A64A6E"/>
    <w:rsid w:val="00A810D4"/>
    <w:rsid w:val="00A91E30"/>
    <w:rsid w:val="00A94947"/>
    <w:rsid w:val="00A95473"/>
    <w:rsid w:val="00A96101"/>
    <w:rsid w:val="00AA7DC9"/>
    <w:rsid w:val="00AC3A1D"/>
    <w:rsid w:val="00AD0029"/>
    <w:rsid w:val="00AD0531"/>
    <w:rsid w:val="00AE24D4"/>
    <w:rsid w:val="00AE38C6"/>
    <w:rsid w:val="00AF0981"/>
    <w:rsid w:val="00B03482"/>
    <w:rsid w:val="00B0381E"/>
    <w:rsid w:val="00B03AC5"/>
    <w:rsid w:val="00B04DDD"/>
    <w:rsid w:val="00B0739F"/>
    <w:rsid w:val="00B16AD8"/>
    <w:rsid w:val="00B17C29"/>
    <w:rsid w:val="00B2022C"/>
    <w:rsid w:val="00B31C70"/>
    <w:rsid w:val="00B444FD"/>
    <w:rsid w:val="00B44967"/>
    <w:rsid w:val="00B522A7"/>
    <w:rsid w:val="00B60AFA"/>
    <w:rsid w:val="00B65238"/>
    <w:rsid w:val="00B67F26"/>
    <w:rsid w:val="00B712D9"/>
    <w:rsid w:val="00B80BCB"/>
    <w:rsid w:val="00B82931"/>
    <w:rsid w:val="00B855E6"/>
    <w:rsid w:val="00B918A5"/>
    <w:rsid w:val="00B92005"/>
    <w:rsid w:val="00B93AE5"/>
    <w:rsid w:val="00B95430"/>
    <w:rsid w:val="00B95781"/>
    <w:rsid w:val="00BA352D"/>
    <w:rsid w:val="00BB6C70"/>
    <w:rsid w:val="00BC543C"/>
    <w:rsid w:val="00BD53D0"/>
    <w:rsid w:val="00BD6EB8"/>
    <w:rsid w:val="00BD729F"/>
    <w:rsid w:val="00BE10F4"/>
    <w:rsid w:val="00BE2E1B"/>
    <w:rsid w:val="00BF3C92"/>
    <w:rsid w:val="00BF783F"/>
    <w:rsid w:val="00C0297E"/>
    <w:rsid w:val="00C142C1"/>
    <w:rsid w:val="00C1744B"/>
    <w:rsid w:val="00C201A6"/>
    <w:rsid w:val="00C25CDB"/>
    <w:rsid w:val="00C3632C"/>
    <w:rsid w:val="00C40B3B"/>
    <w:rsid w:val="00C45CA1"/>
    <w:rsid w:val="00C51436"/>
    <w:rsid w:val="00C53219"/>
    <w:rsid w:val="00C571F3"/>
    <w:rsid w:val="00C604DF"/>
    <w:rsid w:val="00C72077"/>
    <w:rsid w:val="00C86A8E"/>
    <w:rsid w:val="00CA5AC7"/>
    <w:rsid w:val="00CB1EB5"/>
    <w:rsid w:val="00CC41ED"/>
    <w:rsid w:val="00CC4695"/>
    <w:rsid w:val="00D05546"/>
    <w:rsid w:val="00D11452"/>
    <w:rsid w:val="00D15E56"/>
    <w:rsid w:val="00D2122B"/>
    <w:rsid w:val="00D2532F"/>
    <w:rsid w:val="00D50302"/>
    <w:rsid w:val="00D56CD9"/>
    <w:rsid w:val="00D617D2"/>
    <w:rsid w:val="00D62966"/>
    <w:rsid w:val="00D70D0F"/>
    <w:rsid w:val="00D9418A"/>
    <w:rsid w:val="00DA13B5"/>
    <w:rsid w:val="00DA417F"/>
    <w:rsid w:val="00DB2725"/>
    <w:rsid w:val="00DB43B5"/>
    <w:rsid w:val="00DB758A"/>
    <w:rsid w:val="00DC66BA"/>
    <w:rsid w:val="00DF13E1"/>
    <w:rsid w:val="00DF32A7"/>
    <w:rsid w:val="00DF54D1"/>
    <w:rsid w:val="00E00FEA"/>
    <w:rsid w:val="00E02E01"/>
    <w:rsid w:val="00E067EC"/>
    <w:rsid w:val="00E14808"/>
    <w:rsid w:val="00E20C30"/>
    <w:rsid w:val="00E233C2"/>
    <w:rsid w:val="00E25A44"/>
    <w:rsid w:val="00E30EAC"/>
    <w:rsid w:val="00E335EE"/>
    <w:rsid w:val="00E35B3B"/>
    <w:rsid w:val="00E45A33"/>
    <w:rsid w:val="00E540D5"/>
    <w:rsid w:val="00E76DE5"/>
    <w:rsid w:val="00E9094F"/>
    <w:rsid w:val="00E90954"/>
    <w:rsid w:val="00E940C9"/>
    <w:rsid w:val="00EA3ABD"/>
    <w:rsid w:val="00EB0CDA"/>
    <w:rsid w:val="00EC006F"/>
    <w:rsid w:val="00EC35AC"/>
    <w:rsid w:val="00EE342B"/>
    <w:rsid w:val="00EE3567"/>
    <w:rsid w:val="00EE5596"/>
    <w:rsid w:val="00EF0481"/>
    <w:rsid w:val="00EF5996"/>
    <w:rsid w:val="00F20EF7"/>
    <w:rsid w:val="00F267CB"/>
    <w:rsid w:val="00F30FC5"/>
    <w:rsid w:val="00F34A9B"/>
    <w:rsid w:val="00F35D4F"/>
    <w:rsid w:val="00F377C3"/>
    <w:rsid w:val="00F40A33"/>
    <w:rsid w:val="00F430AB"/>
    <w:rsid w:val="00F578C8"/>
    <w:rsid w:val="00F62C43"/>
    <w:rsid w:val="00F741A0"/>
    <w:rsid w:val="00F76884"/>
    <w:rsid w:val="00F76B81"/>
    <w:rsid w:val="00F77EB0"/>
    <w:rsid w:val="00F854C2"/>
    <w:rsid w:val="00F87AB3"/>
    <w:rsid w:val="00FA22AD"/>
    <w:rsid w:val="00FB1CE1"/>
    <w:rsid w:val="00FB270D"/>
    <w:rsid w:val="00FB62E0"/>
    <w:rsid w:val="00FB6AE6"/>
    <w:rsid w:val="00FC18FD"/>
    <w:rsid w:val="00FC1FFC"/>
    <w:rsid w:val="00FC2C45"/>
    <w:rsid w:val="00FC55E1"/>
    <w:rsid w:val="00FD0AFF"/>
    <w:rsid w:val="00FD1E36"/>
    <w:rsid w:val="00FD6CFF"/>
    <w:rsid w:val="00FE5034"/>
    <w:rsid w:val="00FF0507"/>
    <w:rsid w:val="00FF3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71">
      <o:colormru v:ext="edit" colors="#ff9"/>
    </o:shapedefaults>
    <o:shapelayout v:ext="edit">
      <o:idmap v:ext="edit" data="1,3,4"/>
      <o:rules v:ext="edit">
        <o:r id="V:Rule1" type="connector" idref="#_x0000_s4073">
          <o:proxy start="" idref="#_x0000_s4065" connectloc="3"/>
          <o:proxy end="" idref="#_x0000_s4071" connectloc="1"/>
        </o:r>
        <o:r id="V:Rule2" type="connector" idref="#_x0000_s4106"/>
        <o:r id="V:Rule3" type="connector" idref="#_x0000_s4092"/>
        <o:r id="V:Rule4" type="connector" idref="#_x0000_s3688">
          <o:proxy start="" idref="#_x0000_s3667" connectloc="3"/>
          <o:proxy end="" idref="#_x0000_s3686" connectloc="1"/>
        </o:r>
        <o:r id="V:Rule5" type="connector" idref="#_x0000_s3873"/>
        <o:r id="V:Rule6" type="connector" idref="#_x0000_s4094"/>
        <o:r id="V:Rule7" type="connector" idref="#_x0000_s4162"/>
        <o:r id="V:Rule8" type="connector" idref="#_x0000_s4103"/>
        <o:r id="V:Rule9" type="connector" idref="#_x0000_s3874"/>
        <o:r id="V:Rule10" type="connector" idref="#_x0000_s3697"/>
        <o:r id="V:Rule11" type="connector" idref="#_x0000_s3692"/>
        <o:r id="V:Rule12" type="connector" idref="#_x0000_s4084"/>
        <o:r id="V:Rule13" type="connector" idref="#_x0000_s4104"/>
        <o:r id="V:Rule14" type="connector" idref="#_x0000_s4154"/>
        <o:r id="V:Rule15" type="connector" idref="#_x0000_s4123"/>
        <o:r id="V:Rule16" type="connector" idref="#_x0000_s4105"/>
        <o:r id="V:Rule17" type="connector" idref="#_x0000_s4119">
          <o:proxy end="" idref="#_x0000_s4117" connectloc="1"/>
        </o:r>
        <o:r id="V:Rule18" type="connector" idref="#_x0000_s4090"/>
        <o:r id="V:Rule19" type="connector" idref="#_x0000_s4136"/>
        <o:r id="V:Rule20" type="connector" idref="#_x0000_s3694"/>
        <o:r id="V:Rule21" type="connector" idref="#_x0000_s4100"/>
        <o:r id="V:Rule22" type="connector" idref="#_x0000_s4080"/>
        <o:r id="V:Rule23" type="connector" idref="#_x0000_s3698"/>
        <o:r id="V:Rule24" type="connector" idref="#_x0000_s4086"/>
        <o:r id="V:Rule25" type="connector" idref="#_x0000_s4082"/>
        <o:r id="V:Rule26" type="connector" idref="#_x0000_s4102"/>
        <o:r id="V:Rule27" type="connector" idref="#_x0000_s4081"/>
        <o:r id="V:Rule28" type="connector" idref="#_x0000_s4137"/>
        <o:r id="V:Rule29" type="connector" idref="#_x0000_s3875"/>
        <o:r id="V:Rule30" type="connector" idref="#_x0000_s4150">
          <o:proxy end="" idref="#_x0000_s4148" connectloc="1"/>
        </o:r>
        <o:r id="V:Rule31" type="connector" idref="#_x0000_s4168"/>
        <o:r id="V:Rule32" type="connector" idref="#_x0000_s4088"/>
        <o:r id="V:Rule33" type="connector" idref="#_x0000_s4134"/>
        <o:r id="V:Rule34" type="connector" idref="#_x0000_s4164"/>
        <o:r id="V:Rule35" type="connector" idref="#_x0000_s4098"/>
        <o:r id="V:Rule36" type="connector" idref="#_x0000_s4165"/>
        <o:r id="V:Rule37" type="connector" idref="#_x0000_s4163"/>
        <o:r id="V:Rule38" type="connector" idref="#_x0000_s4125"/>
        <o:r id="V:Rule39" type="connector" idref="#_x0000_s4166"/>
        <o:r id="V:Rule40" type="connector" idref="#_x0000_s4169"/>
        <o:r id="V:Rule41" type="connector" idref="#_x0000_s4167"/>
        <o:r id="V:Rule42" type="connector" idref="#_x0000_s4135"/>
        <o:r id="V:Rule43" type="connector" idref="#_x0000_s4096"/>
        <o:r id="V:Rule44" type="connector" idref="#_x0000_s4101"/>
        <o:r id="V:Rule45" type="connector" idref="#_x0000_s4078"/>
      </o:rules>
    </o:shapelayout>
  </w:shapeDefaults>
  <w:decimalSymbol w:val="."/>
  <w:listSeparator w:val=","/>
  <w15:docId w15:val="{6C2611FA-3758-4135-963D-B31AC0F64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5BC8"/>
    <w:pPr>
      <w:widowControl w:val="0"/>
      <w:jc w:val="both"/>
    </w:pPr>
    <w:rPr>
      <w:kern w:val="2"/>
      <w:sz w:val="21"/>
      <w:szCs w:val="22"/>
    </w:rPr>
  </w:style>
  <w:style w:type="paragraph" w:styleId="1">
    <w:name w:val="heading 1"/>
    <w:basedOn w:val="a"/>
    <w:next w:val="a"/>
    <w:link w:val="1Char"/>
    <w:uiPriority w:val="9"/>
    <w:qFormat/>
    <w:rsid w:val="00016F8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3EFB"/>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5712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03AC5"/>
    <w:rPr>
      <w:sz w:val="18"/>
      <w:szCs w:val="18"/>
    </w:rPr>
  </w:style>
  <w:style w:type="character" w:customStyle="1" w:styleId="Char">
    <w:name w:val="批注框文本 Char"/>
    <w:basedOn w:val="a0"/>
    <w:link w:val="a3"/>
    <w:uiPriority w:val="99"/>
    <w:semiHidden/>
    <w:rsid w:val="00B03AC5"/>
    <w:rPr>
      <w:sz w:val="18"/>
      <w:szCs w:val="18"/>
    </w:rPr>
  </w:style>
  <w:style w:type="paragraph" w:styleId="a4">
    <w:name w:val="header"/>
    <w:basedOn w:val="a"/>
    <w:link w:val="Char0"/>
    <w:uiPriority w:val="99"/>
    <w:semiHidden/>
    <w:unhideWhenUsed/>
    <w:rsid w:val="00FF05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FF0507"/>
    <w:rPr>
      <w:sz w:val="18"/>
      <w:szCs w:val="18"/>
    </w:rPr>
  </w:style>
  <w:style w:type="paragraph" w:styleId="a5">
    <w:name w:val="footer"/>
    <w:basedOn w:val="a"/>
    <w:link w:val="Char1"/>
    <w:uiPriority w:val="99"/>
    <w:unhideWhenUsed/>
    <w:rsid w:val="00FF0507"/>
    <w:pPr>
      <w:tabs>
        <w:tab w:val="center" w:pos="4153"/>
        <w:tab w:val="right" w:pos="8306"/>
      </w:tabs>
      <w:snapToGrid w:val="0"/>
      <w:jc w:val="left"/>
    </w:pPr>
    <w:rPr>
      <w:sz w:val="18"/>
      <w:szCs w:val="18"/>
    </w:rPr>
  </w:style>
  <w:style w:type="character" w:customStyle="1" w:styleId="Char1">
    <w:name w:val="页脚 Char"/>
    <w:basedOn w:val="a0"/>
    <w:link w:val="a5"/>
    <w:uiPriority w:val="99"/>
    <w:rsid w:val="00FF0507"/>
    <w:rPr>
      <w:sz w:val="18"/>
      <w:szCs w:val="18"/>
    </w:rPr>
  </w:style>
  <w:style w:type="character" w:customStyle="1" w:styleId="1Char">
    <w:name w:val="标题 1 Char"/>
    <w:basedOn w:val="a0"/>
    <w:link w:val="1"/>
    <w:uiPriority w:val="9"/>
    <w:qFormat/>
    <w:rsid w:val="00016F84"/>
    <w:rPr>
      <w:b/>
      <w:bCs/>
      <w:kern w:val="44"/>
      <w:sz w:val="44"/>
      <w:szCs w:val="44"/>
    </w:rPr>
  </w:style>
  <w:style w:type="paragraph" w:customStyle="1" w:styleId="Default">
    <w:name w:val="Default"/>
    <w:qFormat/>
    <w:rsid w:val="006A6134"/>
    <w:pPr>
      <w:widowControl w:val="0"/>
      <w:autoSpaceDE w:val="0"/>
      <w:autoSpaceDN w:val="0"/>
      <w:adjustRightInd w:val="0"/>
    </w:pPr>
    <w:rPr>
      <w:rFonts w:ascii="Arial" w:hAnsi="Arial" w:cs="Arial"/>
      <w:color w:val="000000"/>
      <w:sz w:val="24"/>
      <w:szCs w:val="24"/>
    </w:rPr>
  </w:style>
  <w:style w:type="character" w:customStyle="1" w:styleId="2Char">
    <w:name w:val="标题 2 Char"/>
    <w:basedOn w:val="a0"/>
    <w:link w:val="2"/>
    <w:uiPriority w:val="9"/>
    <w:rsid w:val="00823EFB"/>
    <w:rPr>
      <w:rFonts w:ascii="Cambria" w:eastAsia="宋体" w:hAnsi="Cambria" w:cs="Times New Roman"/>
      <w:b/>
      <w:bCs/>
      <w:kern w:val="2"/>
      <w:sz w:val="32"/>
      <w:szCs w:val="32"/>
    </w:rPr>
  </w:style>
  <w:style w:type="paragraph" w:styleId="TOC">
    <w:name w:val="TOC Heading"/>
    <w:basedOn w:val="1"/>
    <w:next w:val="a"/>
    <w:uiPriority w:val="39"/>
    <w:semiHidden/>
    <w:unhideWhenUsed/>
    <w:qFormat/>
    <w:rsid w:val="00F20EF7"/>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F20EF7"/>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F20EF7"/>
    <w:pPr>
      <w:widowControl/>
      <w:spacing w:after="100" w:line="276" w:lineRule="auto"/>
      <w:jc w:val="left"/>
    </w:pPr>
    <w:rPr>
      <w:kern w:val="0"/>
      <w:sz w:val="22"/>
    </w:rPr>
  </w:style>
  <w:style w:type="paragraph" w:styleId="30">
    <w:name w:val="toc 3"/>
    <w:basedOn w:val="a"/>
    <w:next w:val="a"/>
    <w:autoRedefine/>
    <w:uiPriority w:val="39"/>
    <w:unhideWhenUsed/>
    <w:qFormat/>
    <w:rsid w:val="00F20EF7"/>
    <w:pPr>
      <w:widowControl/>
      <w:spacing w:after="100" w:line="276" w:lineRule="auto"/>
      <w:ind w:left="440"/>
      <w:jc w:val="left"/>
    </w:pPr>
    <w:rPr>
      <w:kern w:val="0"/>
      <w:sz w:val="22"/>
    </w:rPr>
  </w:style>
  <w:style w:type="character" w:styleId="a6">
    <w:name w:val="Hyperlink"/>
    <w:basedOn w:val="a0"/>
    <w:uiPriority w:val="99"/>
    <w:unhideWhenUsed/>
    <w:rsid w:val="00F20EF7"/>
    <w:rPr>
      <w:color w:val="0000FF"/>
      <w:u w:val="single"/>
    </w:rPr>
  </w:style>
  <w:style w:type="paragraph" w:styleId="a7">
    <w:name w:val="List Paragraph"/>
    <w:basedOn w:val="a"/>
    <w:uiPriority w:val="34"/>
    <w:qFormat/>
    <w:rsid w:val="005312D0"/>
    <w:pPr>
      <w:ind w:firstLineChars="200" w:firstLine="420"/>
    </w:pPr>
  </w:style>
  <w:style w:type="paragraph" w:styleId="a8">
    <w:name w:val="Date"/>
    <w:basedOn w:val="a"/>
    <w:next w:val="a"/>
    <w:link w:val="Char2"/>
    <w:uiPriority w:val="99"/>
    <w:semiHidden/>
    <w:unhideWhenUsed/>
    <w:rsid w:val="00B0381E"/>
    <w:pPr>
      <w:ind w:leftChars="2500" w:left="100"/>
    </w:pPr>
  </w:style>
  <w:style w:type="character" w:customStyle="1" w:styleId="Char2">
    <w:name w:val="日期 Char"/>
    <w:basedOn w:val="a0"/>
    <w:link w:val="a8"/>
    <w:uiPriority w:val="99"/>
    <w:semiHidden/>
    <w:rsid w:val="00B0381E"/>
    <w:rPr>
      <w:kern w:val="2"/>
      <w:sz w:val="21"/>
      <w:szCs w:val="22"/>
    </w:rPr>
  </w:style>
  <w:style w:type="table" w:styleId="a9">
    <w:name w:val="Table Grid"/>
    <w:basedOn w:val="a1"/>
    <w:uiPriority w:val="39"/>
    <w:qFormat/>
    <w:rsid w:val="005712B0"/>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5712B0"/>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79121">
      <w:bodyDiv w:val="1"/>
      <w:marLeft w:val="0"/>
      <w:marRight w:val="0"/>
      <w:marTop w:val="0"/>
      <w:marBottom w:val="0"/>
      <w:divBdr>
        <w:top w:val="none" w:sz="0" w:space="0" w:color="auto"/>
        <w:left w:val="none" w:sz="0" w:space="0" w:color="auto"/>
        <w:bottom w:val="none" w:sz="0" w:space="0" w:color="auto"/>
        <w:right w:val="none" w:sz="0" w:space="0" w:color="auto"/>
      </w:divBdr>
    </w:div>
    <w:div w:id="799106708">
      <w:bodyDiv w:val="1"/>
      <w:marLeft w:val="0"/>
      <w:marRight w:val="0"/>
      <w:marTop w:val="0"/>
      <w:marBottom w:val="0"/>
      <w:divBdr>
        <w:top w:val="none" w:sz="0" w:space="0" w:color="auto"/>
        <w:left w:val="none" w:sz="0" w:space="0" w:color="auto"/>
        <w:bottom w:val="none" w:sz="0" w:space="0" w:color="auto"/>
        <w:right w:val="none" w:sz="0" w:space="0" w:color="auto"/>
      </w:divBdr>
    </w:div>
    <w:div w:id="88147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c.hiphotos.baidu.com/baike/w%3D268%3Bg%3D0/sign=cf3f2de4153853438ccf8027ab28d743/0e2442a7d933c8952b5646f3d41373f08202000a.jp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www.cnhuawei.com/imageRepository/6a1e7717-a98f-4a0d-89a9-bae34135c0d3.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2821AFC-37A8-4343-B328-A226C4276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16</Pages>
  <Words>800</Words>
  <Characters>4565</Characters>
  <Application>Microsoft Office Word</Application>
  <DocSecurity>0</DocSecurity>
  <Lines>38</Lines>
  <Paragraphs>10</Paragraphs>
  <ScaleCrop>false</ScaleCrop>
  <Company/>
  <LinksUpToDate>false</LinksUpToDate>
  <CharactersWithSpaces>5355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SQ L</cp:lastModifiedBy>
  <cp:revision>140</cp:revision>
  <cp:lastPrinted>2016-07-18T00:29:00Z</cp:lastPrinted>
  <dcterms:created xsi:type="dcterms:W3CDTF">2016-08-04T08:43:00Z</dcterms:created>
  <dcterms:modified xsi:type="dcterms:W3CDTF">2017-08-13T08:22:00Z</dcterms:modified>
</cp:coreProperties>
</file>